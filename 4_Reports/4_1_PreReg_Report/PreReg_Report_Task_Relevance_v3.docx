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B8B32" w14:textId="7CD5374B" w:rsidR="006F7C96" w:rsidRPr="006F7C96" w:rsidRDefault="00223C38" w:rsidP="00CC757E">
      <w:pPr>
        <w:jc w:val="center"/>
        <w:rPr>
          <w:rFonts w:hint="eastAsia"/>
          <w:sz w:val="28"/>
          <w:szCs w:val="28"/>
        </w:rPr>
      </w:pPr>
      <w:bookmarkStart w:id="0" w:name="_Hlk108437711"/>
      <w:r w:rsidRPr="006F7C96">
        <w:rPr>
          <w:rFonts w:hint="eastAsia"/>
          <w:sz w:val="28"/>
          <w:szCs w:val="28"/>
        </w:rPr>
        <w:t>心理学量化研究预注册模板</w:t>
      </w:r>
      <w:r w:rsidR="00CC757E">
        <w:rPr>
          <w:rStyle w:val="af2"/>
          <w:sz w:val="28"/>
          <w:szCs w:val="28"/>
        </w:rPr>
        <w:footnoteReference w:id="1"/>
      </w:r>
    </w:p>
    <w:p w14:paraId="0A74596A" w14:textId="0618F164" w:rsidR="008E0B56" w:rsidRDefault="008E0B56" w:rsidP="008E0B56">
      <w:pPr>
        <w:pStyle w:val="2"/>
        <w:rPr>
          <w:rFonts w:hint="eastAsia"/>
        </w:rPr>
      </w:pPr>
      <w:r w:rsidRPr="00920491">
        <w:rPr>
          <w:rFonts w:hint="eastAsia"/>
        </w:rPr>
        <w:t>基本信</w:t>
      </w:r>
      <w:r>
        <w:rPr>
          <w:rFonts w:hint="eastAsia"/>
        </w:rPr>
        <w:t>息</w:t>
      </w:r>
      <w:r w:rsidR="002A63A9">
        <w:rPr>
          <w:rFonts w:hint="eastAsia"/>
        </w:rPr>
        <w:t>B</w:t>
      </w:r>
      <w:r w:rsidR="002A63A9">
        <w:t>asic Information</w:t>
      </w:r>
    </w:p>
    <w:p w14:paraId="2C96FEC4" w14:textId="77777777" w:rsidR="008E0B56" w:rsidRPr="00FE7D0C" w:rsidRDefault="008E0B56" w:rsidP="008E0B56">
      <w:pPr>
        <w:rPr>
          <w:rStyle w:val="a5"/>
          <w:rFonts w:hint="eastAsia"/>
        </w:rPr>
      </w:pPr>
      <w:r>
        <w:rPr>
          <w:rStyle w:val="a5"/>
          <w:rFonts w:hint="eastAsia"/>
        </w:rPr>
        <w:t>B</w:t>
      </w:r>
      <w:r>
        <w:rPr>
          <w:rStyle w:val="a5"/>
        </w:rPr>
        <w:t>1</w:t>
      </w:r>
      <w:r w:rsidRPr="00FE7D0C">
        <w:rPr>
          <w:rStyle w:val="a5"/>
          <w:rFonts w:hint="eastAsia"/>
        </w:rPr>
        <w:t>标题</w:t>
      </w:r>
      <w:r>
        <w:rPr>
          <w:rStyle w:val="a5"/>
          <w:rFonts w:hint="eastAsia"/>
        </w:rPr>
        <w:t>（必填）</w:t>
      </w:r>
      <w:r w:rsidRPr="001445BF">
        <w:rPr>
          <w:rStyle w:val="a5"/>
          <w:rFonts w:hint="eastAsia"/>
          <w:color w:val="FF0000"/>
        </w:rPr>
        <w:t>*</w:t>
      </w:r>
      <w:r>
        <w:rPr>
          <w:rStyle w:val="af2"/>
        </w:rPr>
        <w:footnoteReference w:id="2"/>
      </w:r>
    </w:p>
    <w:p w14:paraId="39FD0C5F" w14:textId="28FEB9B6" w:rsidR="00BA4849" w:rsidRDefault="000A5625" w:rsidP="00BA4849">
      <w:pPr>
        <w:pStyle w:val="a6"/>
        <w:ind w:left="0" w:firstLineChars="200" w:firstLine="420"/>
        <w:rPr>
          <w:rFonts w:hint="eastAsia"/>
        </w:rPr>
      </w:pPr>
      <w:r>
        <w:rPr>
          <w:rFonts w:hint="eastAsia"/>
        </w:rPr>
        <w:t>任务相关性</w:t>
      </w:r>
      <w:r w:rsidR="00487F51">
        <w:rPr>
          <w:rFonts w:hint="eastAsia"/>
        </w:rPr>
        <w:t>是否调节</w:t>
      </w:r>
      <w:r w:rsidR="00784F85">
        <w:rPr>
          <w:rFonts w:hint="eastAsia"/>
        </w:rPr>
        <w:t>自我优势效应</w:t>
      </w:r>
      <w:r w:rsidR="00487F51">
        <w:rPr>
          <w:rFonts w:hint="eastAsia"/>
        </w:rPr>
        <w:t>？</w:t>
      </w:r>
    </w:p>
    <w:p w14:paraId="786C4B3A" w14:textId="4976D57F" w:rsidR="00726E98" w:rsidRPr="004E677B" w:rsidRDefault="00726E98" w:rsidP="00726E98">
      <w:pPr>
        <w:rPr>
          <w:rStyle w:val="a5"/>
          <w:rFonts w:hint="eastAsia"/>
        </w:rPr>
      </w:pPr>
      <w:r w:rsidRPr="004E677B">
        <w:rPr>
          <w:rStyle w:val="a5"/>
        </w:rPr>
        <w:t>B2</w:t>
      </w:r>
      <w:r>
        <w:rPr>
          <w:rStyle w:val="a5"/>
          <w:rFonts w:hint="eastAsia"/>
        </w:rPr>
        <w:t>英文标题</w:t>
      </w:r>
      <w:r w:rsidRPr="004E677B">
        <w:rPr>
          <w:rStyle w:val="a5"/>
        </w:rPr>
        <w:t xml:space="preserve"> (</w:t>
      </w:r>
      <w:r>
        <w:rPr>
          <w:rStyle w:val="a5"/>
          <w:rFonts w:hint="eastAsia"/>
        </w:rPr>
        <w:t>必填</w:t>
      </w:r>
      <w:r w:rsidRPr="004E677B">
        <w:rPr>
          <w:rStyle w:val="a5"/>
        </w:rPr>
        <w:t>)</w:t>
      </w:r>
      <w:r w:rsidRPr="00D751AB">
        <w:rPr>
          <w:rStyle w:val="a5"/>
          <w:rFonts w:hint="eastAsia"/>
          <w:color w:val="FF0000"/>
        </w:rPr>
        <w:t xml:space="preserve"> </w:t>
      </w:r>
      <w:r w:rsidRPr="001445BF">
        <w:rPr>
          <w:rStyle w:val="a5"/>
          <w:rFonts w:hint="eastAsia"/>
          <w:color w:val="FF0000"/>
        </w:rPr>
        <w:t>*</w:t>
      </w:r>
    </w:p>
    <w:p w14:paraId="6D8EEDF3" w14:textId="598A9C75" w:rsidR="00726E98" w:rsidRPr="000D0BCA" w:rsidRDefault="00487F51" w:rsidP="006A7264">
      <w:pPr>
        <w:pStyle w:val="a6"/>
        <w:jc w:val="both"/>
        <w:rPr>
          <w:rFonts w:ascii="Segoe UI" w:hAnsi="Segoe UI" w:cs="Segoe UI"/>
          <w:szCs w:val="21"/>
          <w:lang w:val="en"/>
        </w:rPr>
      </w:pPr>
      <w:r>
        <w:rPr>
          <w:rFonts w:ascii="Segoe UI" w:hAnsi="Segoe UI" w:cs="Segoe UI"/>
          <w:szCs w:val="21"/>
          <w:lang w:val="en"/>
        </w:rPr>
        <w:t xml:space="preserve">Does </w:t>
      </w:r>
      <w:r w:rsidR="000F4F07" w:rsidRPr="000F4F07">
        <w:rPr>
          <w:rFonts w:ascii="Segoe UI" w:hAnsi="Segoe UI" w:cs="Segoe UI" w:hint="eastAsia"/>
          <w:szCs w:val="21"/>
          <w:lang w:val="en"/>
        </w:rPr>
        <w:t xml:space="preserve">Task </w:t>
      </w:r>
      <w:r w:rsidR="000F4F07">
        <w:rPr>
          <w:rFonts w:ascii="Segoe UI" w:hAnsi="Segoe UI" w:cs="Segoe UI" w:hint="eastAsia"/>
          <w:szCs w:val="21"/>
          <w:lang w:val="en"/>
        </w:rPr>
        <w:t>r</w:t>
      </w:r>
      <w:r w:rsidR="000F4F07" w:rsidRPr="000F4F07">
        <w:rPr>
          <w:rFonts w:ascii="Segoe UI" w:hAnsi="Segoe UI" w:cs="Segoe UI" w:hint="eastAsia"/>
          <w:szCs w:val="21"/>
          <w:lang w:val="en"/>
        </w:rPr>
        <w:t xml:space="preserve">elevance </w:t>
      </w:r>
      <w:r>
        <w:rPr>
          <w:rFonts w:ascii="Segoe UI" w:hAnsi="Segoe UI" w:cs="Segoe UI"/>
          <w:szCs w:val="21"/>
          <w:lang w:val="en"/>
        </w:rPr>
        <w:t>modulate</w:t>
      </w:r>
      <w:r w:rsidRPr="000F4F07">
        <w:rPr>
          <w:rFonts w:ascii="Segoe UI" w:hAnsi="Segoe UI" w:cs="Segoe UI" w:hint="eastAsia"/>
          <w:szCs w:val="21"/>
          <w:lang w:val="en"/>
        </w:rPr>
        <w:t xml:space="preserve"> </w:t>
      </w:r>
      <w:r w:rsidR="000F4F07" w:rsidRPr="000F4F07">
        <w:rPr>
          <w:rFonts w:ascii="Segoe UI" w:hAnsi="Segoe UI" w:cs="Segoe UI" w:hint="eastAsia"/>
          <w:szCs w:val="21"/>
          <w:lang w:val="en"/>
        </w:rPr>
        <w:t xml:space="preserve">the </w:t>
      </w:r>
      <w:r w:rsidR="000F4F07" w:rsidRPr="000F4F07">
        <w:rPr>
          <w:rFonts w:ascii="Segoe UI" w:hAnsi="Segoe UI" w:cs="Segoe UI"/>
          <w:szCs w:val="21"/>
          <w:lang w:val="en"/>
        </w:rPr>
        <w:t>self-prioritization effect</w:t>
      </w:r>
      <w:r>
        <w:rPr>
          <w:rFonts w:ascii="Segoe UI" w:hAnsi="Segoe UI" w:cs="Segoe UI"/>
          <w:szCs w:val="21"/>
          <w:lang w:val="en"/>
        </w:rPr>
        <w:t>?</w:t>
      </w:r>
      <w:r w:rsidRPr="000F4F07">
        <w:rPr>
          <w:rFonts w:ascii="Segoe UI" w:hAnsi="Segoe UI" w:cs="Segoe UI" w:hint="eastAsia"/>
          <w:szCs w:val="21"/>
          <w:lang w:val="en"/>
        </w:rPr>
        <w:t xml:space="preserve"> </w:t>
      </w:r>
    </w:p>
    <w:p w14:paraId="1F4B631D" w14:textId="77777777" w:rsidR="00726E98" w:rsidRDefault="00726E98" w:rsidP="00726E98">
      <w:pPr>
        <w:rPr>
          <w:rStyle w:val="a5"/>
          <w:rFonts w:hint="eastAsia"/>
        </w:rPr>
      </w:pPr>
      <w:r w:rsidRPr="000932DA">
        <w:rPr>
          <w:rStyle w:val="a5"/>
          <w:rFonts w:hint="eastAsia"/>
        </w:rPr>
        <w:t>B</w:t>
      </w:r>
      <w:r>
        <w:rPr>
          <w:rStyle w:val="a5"/>
        </w:rPr>
        <w:t>3</w:t>
      </w:r>
      <w:r w:rsidRPr="000932DA">
        <w:rPr>
          <w:rStyle w:val="a5"/>
          <w:rFonts w:hint="eastAsia"/>
        </w:rPr>
        <w:t>姓名</w:t>
      </w:r>
      <w:r w:rsidRPr="00E557C4">
        <w:rPr>
          <w:rStyle w:val="a5"/>
          <w:rFonts w:hint="eastAsia"/>
          <w:color w:val="000000" w:themeColor="text1"/>
        </w:rPr>
        <w:t>（必填）</w:t>
      </w:r>
    </w:p>
    <w:p w14:paraId="2A260F4D" w14:textId="013ABAD4" w:rsidR="00726E98" w:rsidRPr="000D0BCA" w:rsidRDefault="00726E98" w:rsidP="00726E98">
      <w:pPr>
        <w:pStyle w:val="a6"/>
        <w:ind w:left="0" w:firstLineChars="200" w:firstLine="420"/>
        <w:rPr>
          <w:rFonts w:hint="eastAsia"/>
        </w:rPr>
      </w:pPr>
      <w:r w:rsidRPr="000D0BCA">
        <w:rPr>
          <w:rFonts w:hint="eastAsia"/>
        </w:rPr>
        <w:t>请填写参与本研究的所有作者的信息，包括</w:t>
      </w:r>
      <w:r>
        <w:rPr>
          <w:rFonts w:hint="eastAsia"/>
        </w:rPr>
        <w:t>单位</w:t>
      </w:r>
      <w:r w:rsidRPr="000D0BCA">
        <w:rPr>
          <w:rFonts w:hint="eastAsia"/>
        </w:rPr>
        <w:t>和身份</w:t>
      </w:r>
      <w:r w:rsidR="00BA4849">
        <w:rPr>
          <w:rFonts w:hint="eastAsia"/>
        </w:rPr>
        <w:t>识别</w:t>
      </w:r>
      <w:r w:rsidRPr="000D0BCA">
        <w:rPr>
          <w:rFonts w:hint="eastAsia"/>
        </w:rPr>
        <w:t xml:space="preserve"> </w:t>
      </w:r>
      <w:r w:rsidRPr="000D0BCA">
        <w:t>ID（推荐</w:t>
      </w:r>
      <w:r>
        <w:rPr>
          <w:rFonts w:hint="eastAsia"/>
        </w:rPr>
        <w:t>使用</w:t>
      </w:r>
      <w:r w:rsidRPr="000D0BCA">
        <w:t xml:space="preserve">ORCID </w:t>
      </w:r>
      <w:r w:rsidRPr="000D0BCA">
        <w:rPr>
          <w:rFonts w:hint="eastAsia"/>
        </w:rPr>
        <w:t>I</w:t>
      </w:r>
      <w:r w:rsidRPr="000D0BCA">
        <w:t>D）</w:t>
      </w:r>
      <w:r w:rsidRPr="000D0BCA">
        <w:rPr>
          <w:rFonts w:hint="eastAsia"/>
        </w:rPr>
        <w:t>。</w:t>
      </w:r>
      <w:r>
        <w:rPr>
          <w:rFonts w:hint="eastAsia"/>
        </w:rPr>
        <w:t>示例</w:t>
      </w:r>
      <w:r w:rsidRPr="000D0BCA">
        <w:rPr>
          <w:rFonts w:hint="eastAsia"/>
        </w:rPr>
        <w:t>：</w:t>
      </w:r>
    </w:p>
    <w:tbl>
      <w:tblPr>
        <w:tblStyle w:val="afd"/>
        <w:tblW w:w="5000" w:type="pct"/>
        <w:tblLook w:val="04A0" w:firstRow="1" w:lastRow="0" w:firstColumn="1" w:lastColumn="0" w:noHBand="0" w:noVBand="1"/>
      </w:tblPr>
      <w:tblGrid>
        <w:gridCol w:w="2122"/>
        <w:gridCol w:w="6174"/>
      </w:tblGrid>
      <w:tr w:rsidR="00726E98" w14:paraId="7D4FCF6F" w14:textId="77777777" w:rsidTr="00114D74">
        <w:tc>
          <w:tcPr>
            <w:tcW w:w="1279" w:type="pct"/>
          </w:tcPr>
          <w:p w14:paraId="1125C68E" w14:textId="77777777" w:rsidR="00726E98" w:rsidRDefault="00726E98" w:rsidP="00A771B3">
            <w:pPr>
              <w:pStyle w:val="a6"/>
              <w:ind w:left="0"/>
              <w:jc w:val="both"/>
              <w:rPr>
                <w:rStyle w:val="a5"/>
                <w:rFonts w:hint="eastAsia"/>
                <w:b w:val="0"/>
                <w:bCs w:val="0"/>
              </w:rPr>
            </w:pPr>
            <w:r>
              <w:rPr>
                <w:rStyle w:val="a5"/>
                <w:rFonts w:hint="eastAsia"/>
                <w:b w:val="0"/>
                <w:bCs w:val="0"/>
              </w:rPr>
              <w:t>姓名</w:t>
            </w:r>
          </w:p>
        </w:tc>
        <w:tc>
          <w:tcPr>
            <w:tcW w:w="3721" w:type="pct"/>
          </w:tcPr>
          <w:p w14:paraId="6154DA08" w14:textId="77777777" w:rsidR="00114D74" w:rsidRDefault="006A7264" w:rsidP="00114D74">
            <w:pPr>
              <w:pStyle w:val="a6"/>
              <w:ind w:left="0"/>
              <w:jc w:val="both"/>
              <w:rPr>
                <w:rStyle w:val="a5"/>
                <w:rFonts w:hint="eastAsia"/>
                <w:b w:val="0"/>
                <w:bCs w:val="0"/>
              </w:rPr>
            </w:pPr>
            <w:proofErr w:type="gramStart"/>
            <w:r>
              <w:rPr>
                <w:rStyle w:val="a5"/>
                <w:rFonts w:hint="eastAsia"/>
                <w:b w:val="0"/>
                <w:bCs w:val="0"/>
              </w:rPr>
              <w:t>伍嘉琪</w:t>
            </w:r>
            <w:proofErr w:type="gramEnd"/>
            <w:r w:rsidR="00726E98" w:rsidRPr="00D516EB">
              <w:rPr>
                <w:rStyle w:val="a5"/>
                <w:rFonts w:hint="eastAsia"/>
                <w:b w:val="0"/>
                <w:bCs w:val="0"/>
              </w:rPr>
              <w:t>（1</w:t>
            </w:r>
            <w:r w:rsidR="00114D74">
              <w:rPr>
                <w:rStyle w:val="a5"/>
                <w:b w:val="0"/>
                <w:bCs w:val="0"/>
              </w:rPr>
              <w:t>）</w:t>
            </w:r>
            <w:r w:rsidR="00114D74">
              <w:rPr>
                <w:rStyle w:val="a5"/>
                <w:rFonts w:hint="eastAsia"/>
                <w:b w:val="0"/>
                <w:bCs w:val="0"/>
              </w:rPr>
              <w:t xml:space="preserve">, </w:t>
            </w:r>
            <w:hyperlink r:id="rId8" w:history="1">
              <w:r w:rsidR="00114D74" w:rsidRPr="00397CD5">
                <w:rPr>
                  <w:rStyle w:val="a8"/>
                  <w:rFonts w:hint="eastAsia"/>
                </w:rPr>
                <w:t>1300873935@</w:t>
              </w:r>
              <w:r w:rsidR="00114D74" w:rsidRPr="00397CD5">
                <w:rPr>
                  <w:rStyle w:val="a8"/>
                </w:rPr>
                <w:t>qq</w:t>
              </w:r>
              <w:r w:rsidR="00114D74" w:rsidRPr="00397CD5">
                <w:rPr>
                  <w:rStyle w:val="a8"/>
                  <w:rFonts w:hint="eastAsia"/>
                </w:rPr>
                <w:t>.com</w:t>
              </w:r>
            </w:hyperlink>
            <w:r>
              <w:rPr>
                <w:rStyle w:val="a5"/>
                <w:rFonts w:hint="eastAsia"/>
                <w:b w:val="0"/>
                <w:bCs w:val="0"/>
              </w:rPr>
              <w:t xml:space="preserve">, </w:t>
            </w:r>
          </w:p>
          <w:p w14:paraId="713EF74C" w14:textId="2B651EA1" w:rsidR="00726E98" w:rsidRPr="00D516EB" w:rsidRDefault="006A7264" w:rsidP="00114D74">
            <w:pPr>
              <w:pStyle w:val="a6"/>
              <w:ind w:left="0"/>
              <w:jc w:val="both"/>
              <w:rPr>
                <w:rStyle w:val="a5"/>
                <w:rFonts w:hint="eastAsia"/>
                <w:b w:val="0"/>
                <w:bCs w:val="0"/>
              </w:rPr>
            </w:pPr>
            <w:r w:rsidRPr="006A7264">
              <w:rPr>
                <w:rStyle w:val="a5"/>
                <w:rFonts w:hint="eastAsia"/>
                <w:b w:val="0"/>
                <w:bCs w:val="0"/>
              </w:rPr>
              <w:t>ORCID ID</w:t>
            </w:r>
            <w:r w:rsidR="00114D74">
              <w:rPr>
                <w:rStyle w:val="a5"/>
                <w:rFonts w:hint="eastAsia"/>
                <w:b w:val="0"/>
                <w:bCs w:val="0"/>
              </w:rPr>
              <w:t xml:space="preserve">: </w:t>
            </w:r>
            <w:r w:rsidR="00114D74" w:rsidRPr="00114D74">
              <w:rPr>
                <w:rStyle w:val="a5"/>
                <w:rFonts w:hint="eastAsia"/>
                <w:b w:val="0"/>
                <w:bCs w:val="0"/>
              </w:rPr>
              <w:t>https://orcid.org/0009-0009-9363-3862</w:t>
            </w:r>
          </w:p>
          <w:p w14:paraId="09BCFFC8" w14:textId="77777777" w:rsidR="00846265" w:rsidRDefault="00363301" w:rsidP="00A771B3">
            <w:pPr>
              <w:pStyle w:val="a6"/>
              <w:ind w:left="0"/>
              <w:jc w:val="both"/>
              <w:rPr>
                <w:rFonts w:hint="eastAsia"/>
              </w:rPr>
            </w:pPr>
            <w:r>
              <w:rPr>
                <w:rStyle w:val="a5"/>
                <w:rFonts w:hint="eastAsia"/>
                <w:b w:val="0"/>
                <w:bCs w:val="0"/>
              </w:rPr>
              <w:t>胡传鹏</w:t>
            </w:r>
            <w:r w:rsidR="00726E98" w:rsidRPr="00D516EB">
              <w:rPr>
                <w:rStyle w:val="a5"/>
                <w:rFonts w:hint="eastAsia"/>
                <w:b w:val="0"/>
                <w:bCs w:val="0"/>
              </w:rPr>
              <w:t>（</w:t>
            </w:r>
            <w:r>
              <w:rPr>
                <w:rStyle w:val="a5"/>
                <w:rFonts w:hint="eastAsia"/>
                <w:b w:val="0"/>
                <w:bCs w:val="0"/>
              </w:rPr>
              <w:t>1</w:t>
            </w:r>
            <w:r w:rsidR="00726E98" w:rsidRPr="00D516EB">
              <w:rPr>
                <w:rStyle w:val="a5"/>
                <w:rFonts w:hint="eastAsia"/>
                <w:b w:val="0"/>
                <w:bCs w:val="0"/>
              </w:rPr>
              <w:t>），</w:t>
            </w:r>
            <w:r w:rsidR="00D976E4">
              <w:fldChar w:fldCharType="begin"/>
            </w:r>
            <w:r w:rsidR="00D976E4">
              <w:instrText>HYPERLINK "mailto:hcp4715@hotmail.com" \t "_blank" \o "给TA写信"</w:instrText>
            </w:r>
            <w:r w:rsidR="00D976E4">
              <w:rPr>
                <w:rFonts w:hint="eastAsia"/>
              </w:rPr>
              <w:fldChar w:fldCharType="separate"/>
            </w:r>
            <w:r w:rsidR="00D976E4" w:rsidRPr="00D976E4">
              <w:rPr>
                <w:rStyle w:val="a8"/>
                <w:rFonts w:hint="eastAsia"/>
              </w:rPr>
              <w:t>hcp4715@hotmail.com</w:t>
            </w:r>
            <w:r w:rsidR="00D976E4">
              <w:fldChar w:fldCharType="end"/>
            </w:r>
            <w:r w:rsidR="00D976E4" w:rsidRPr="00D976E4">
              <w:rPr>
                <w:rFonts w:hint="eastAsia"/>
              </w:rPr>
              <w:t> </w:t>
            </w:r>
            <w:r w:rsidR="00D976E4">
              <w:rPr>
                <w:rFonts w:hint="eastAsia"/>
              </w:rPr>
              <w:t xml:space="preserve">, </w:t>
            </w:r>
          </w:p>
          <w:p w14:paraId="3D7CF1AA" w14:textId="77374A6D" w:rsidR="006A7264" w:rsidRPr="00846265" w:rsidRDefault="00363301" w:rsidP="00A771B3">
            <w:pPr>
              <w:pStyle w:val="a6"/>
              <w:ind w:left="0"/>
              <w:jc w:val="both"/>
              <w:rPr>
                <w:rStyle w:val="a5"/>
                <w:rFonts w:hint="eastAsia"/>
                <w:b w:val="0"/>
                <w:bCs w:val="0"/>
              </w:rPr>
            </w:pPr>
            <w:r w:rsidRPr="00D516EB">
              <w:rPr>
                <w:rStyle w:val="a5"/>
                <w:b w:val="0"/>
                <w:bCs w:val="0"/>
              </w:rPr>
              <w:t>ORCID ID</w:t>
            </w:r>
            <w:r w:rsidR="00846265">
              <w:rPr>
                <w:rStyle w:val="a5"/>
                <w:rFonts w:hint="eastAsia"/>
                <w:b w:val="0"/>
                <w:bCs w:val="0"/>
              </w:rPr>
              <w:t xml:space="preserve">: </w:t>
            </w:r>
            <w:r w:rsidR="00846265" w:rsidRPr="00846265">
              <w:rPr>
                <w:rStyle w:val="a5"/>
                <w:rFonts w:hint="eastAsia"/>
                <w:b w:val="0"/>
                <w:bCs w:val="0"/>
              </w:rPr>
              <w:t>https://orcid.org/0000-0002-7503-5131</w:t>
            </w:r>
          </w:p>
        </w:tc>
      </w:tr>
      <w:tr w:rsidR="00726E98" w14:paraId="49F0DCDE" w14:textId="77777777" w:rsidTr="00114D74">
        <w:tc>
          <w:tcPr>
            <w:tcW w:w="1279" w:type="pct"/>
          </w:tcPr>
          <w:p w14:paraId="79D5DCDE" w14:textId="283A0A64" w:rsidR="00726E98" w:rsidRDefault="00BA4849" w:rsidP="00A771B3">
            <w:pPr>
              <w:pStyle w:val="a6"/>
              <w:ind w:left="0"/>
              <w:jc w:val="both"/>
              <w:rPr>
                <w:rStyle w:val="a5"/>
                <w:rFonts w:hint="eastAsia"/>
                <w:b w:val="0"/>
                <w:bCs w:val="0"/>
              </w:rPr>
            </w:pPr>
            <w:r>
              <w:rPr>
                <w:rStyle w:val="a5"/>
                <w:rFonts w:hint="eastAsia"/>
                <w:b w:val="0"/>
                <w:bCs w:val="0"/>
              </w:rPr>
              <w:t>所属单位</w:t>
            </w:r>
          </w:p>
        </w:tc>
        <w:tc>
          <w:tcPr>
            <w:tcW w:w="3721" w:type="pct"/>
          </w:tcPr>
          <w:p w14:paraId="070E481B" w14:textId="2B440DBF" w:rsidR="00726E98" w:rsidRDefault="00726E98" w:rsidP="00A771B3">
            <w:pPr>
              <w:pStyle w:val="a6"/>
              <w:ind w:left="0"/>
              <w:jc w:val="both"/>
              <w:rPr>
                <w:rStyle w:val="a5"/>
                <w:rFonts w:hint="eastAsia"/>
                <w:b w:val="0"/>
                <w:bCs w:val="0"/>
              </w:rPr>
            </w:pPr>
            <w:r>
              <w:rPr>
                <w:rStyle w:val="a5"/>
                <w:b w:val="0"/>
                <w:bCs w:val="0"/>
              </w:rPr>
              <w:t>(1)</w:t>
            </w:r>
            <w:r w:rsidR="006A7264">
              <w:rPr>
                <w:rStyle w:val="a5"/>
                <w:rFonts w:hint="eastAsia"/>
                <w:b w:val="0"/>
                <w:bCs w:val="0"/>
              </w:rPr>
              <w:t xml:space="preserve"> 南京师范大学，心理学院</w:t>
            </w:r>
          </w:p>
        </w:tc>
      </w:tr>
    </w:tbl>
    <w:p w14:paraId="62B27328" w14:textId="77777777" w:rsidR="00BA4849" w:rsidRDefault="00BA4849" w:rsidP="00726E98">
      <w:pPr>
        <w:rPr>
          <w:rStyle w:val="a5"/>
          <w:rFonts w:hint="eastAsia"/>
        </w:rPr>
      </w:pPr>
    </w:p>
    <w:p w14:paraId="5AF68B63" w14:textId="7186FD5B" w:rsidR="00726E98" w:rsidRPr="004E677B" w:rsidRDefault="00726E98" w:rsidP="00726E98">
      <w:pPr>
        <w:rPr>
          <w:rStyle w:val="a5"/>
          <w:rFonts w:hint="eastAsia"/>
        </w:rPr>
      </w:pPr>
      <w:r w:rsidRPr="004E677B">
        <w:rPr>
          <w:rStyle w:val="a5"/>
        </w:rPr>
        <w:t xml:space="preserve">B4 </w:t>
      </w:r>
      <w:r>
        <w:rPr>
          <w:rStyle w:val="a5"/>
          <w:rFonts w:hint="eastAsia"/>
        </w:rPr>
        <w:t>英文作者名</w:t>
      </w:r>
      <w:r w:rsidRPr="00CE65A1">
        <w:rPr>
          <w:rStyle w:val="a5"/>
          <w:color w:val="EE0000"/>
        </w:rPr>
        <w:t xml:space="preserve"> </w:t>
      </w:r>
      <w:r w:rsidRPr="00D40B1B">
        <w:rPr>
          <w:rStyle w:val="a5"/>
        </w:rPr>
        <w:t>(</w:t>
      </w:r>
      <w:r w:rsidRPr="00D40B1B">
        <w:rPr>
          <w:rStyle w:val="a5"/>
          <w:rFonts w:hint="eastAsia"/>
        </w:rPr>
        <w:t>必填</w:t>
      </w:r>
      <w:r w:rsidRPr="00D40B1B">
        <w:rPr>
          <w:rStyle w:val="a5"/>
        </w:rPr>
        <w:t>)</w:t>
      </w:r>
    </w:p>
    <w:p w14:paraId="3F4E3BD7" w14:textId="77777777" w:rsidR="00726E98" w:rsidRDefault="00726E98" w:rsidP="00726E98">
      <w:pPr>
        <w:pStyle w:val="a6"/>
        <w:ind w:left="0" w:firstLineChars="200" w:firstLine="420"/>
        <w:rPr>
          <w:rFonts w:hint="eastAsia"/>
        </w:rPr>
      </w:pPr>
      <w:r w:rsidRPr="004E677B">
        <w:rPr>
          <w:rFonts w:hint="eastAsia"/>
        </w:rPr>
        <w:t>请填写</w:t>
      </w:r>
      <w:r>
        <w:rPr>
          <w:rFonts w:hint="eastAsia"/>
        </w:rPr>
        <w:t>B3</w:t>
      </w:r>
      <w:r w:rsidRPr="004E677B">
        <w:rPr>
          <w:rFonts w:hint="eastAsia"/>
        </w:rPr>
        <w:t>所有作者的英文信息</w:t>
      </w:r>
      <w:r>
        <w:rPr>
          <w:rFonts w:hint="eastAsia"/>
        </w:rPr>
        <w:t>。示例如下：</w:t>
      </w:r>
    </w:p>
    <w:tbl>
      <w:tblPr>
        <w:tblStyle w:val="afd"/>
        <w:tblW w:w="5000" w:type="pct"/>
        <w:tblLook w:val="04A0" w:firstRow="1" w:lastRow="0" w:firstColumn="1" w:lastColumn="0" w:noHBand="0" w:noVBand="1"/>
      </w:tblPr>
      <w:tblGrid>
        <w:gridCol w:w="2122"/>
        <w:gridCol w:w="6174"/>
      </w:tblGrid>
      <w:tr w:rsidR="00726E98" w14:paraId="36A20B70" w14:textId="77777777" w:rsidTr="00A771B3">
        <w:tc>
          <w:tcPr>
            <w:tcW w:w="1279" w:type="pct"/>
          </w:tcPr>
          <w:p w14:paraId="375A9002" w14:textId="77777777" w:rsidR="00726E98" w:rsidRDefault="00726E98" w:rsidP="00A771B3">
            <w:pPr>
              <w:pStyle w:val="a6"/>
              <w:ind w:left="0"/>
              <w:jc w:val="both"/>
              <w:rPr>
                <w:rStyle w:val="a5"/>
                <w:rFonts w:hint="eastAsia"/>
                <w:b w:val="0"/>
                <w:bCs w:val="0"/>
              </w:rPr>
            </w:pPr>
            <w:r>
              <w:rPr>
                <w:rStyle w:val="a5"/>
                <w:rFonts w:hint="eastAsia"/>
                <w:b w:val="0"/>
                <w:bCs w:val="0"/>
              </w:rPr>
              <w:t>A</w:t>
            </w:r>
            <w:r>
              <w:rPr>
                <w:rStyle w:val="a5"/>
                <w:b w:val="0"/>
                <w:bCs w:val="0"/>
              </w:rPr>
              <w:t>uthor</w:t>
            </w:r>
          </w:p>
        </w:tc>
        <w:tc>
          <w:tcPr>
            <w:tcW w:w="3721" w:type="pct"/>
          </w:tcPr>
          <w:p w14:paraId="7AA51A8D" w14:textId="77777777" w:rsidR="00846265" w:rsidRPr="00846265" w:rsidRDefault="00AA7598" w:rsidP="00846265">
            <w:pPr>
              <w:pStyle w:val="a6"/>
              <w:ind w:left="0"/>
              <w:jc w:val="both"/>
              <w:rPr>
                <w:rStyle w:val="a5"/>
                <w:rFonts w:hint="eastAsia"/>
                <w:b w:val="0"/>
                <w:bCs w:val="0"/>
              </w:rPr>
            </w:pPr>
            <w:r>
              <w:rPr>
                <w:rStyle w:val="a5"/>
                <w:rFonts w:hint="eastAsia"/>
                <w:b w:val="0"/>
                <w:bCs w:val="0"/>
              </w:rPr>
              <w:t>Jiaqi</w:t>
            </w:r>
            <w:r w:rsidR="00726E98">
              <w:rPr>
                <w:rStyle w:val="a5"/>
                <w:b w:val="0"/>
                <w:bCs w:val="0"/>
              </w:rPr>
              <w:t xml:space="preserve"> </w:t>
            </w:r>
            <w:r>
              <w:rPr>
                <w:rStyle w:val="a5"/>
                <w:rFonts w:hint="eastAsia"/>
                <w:b w:val="0"/>
                <w:bCs w:val="0"/>
              </w:rPr>
              <w:t>Wu</w:t>
            </w:r>
            <w:r w:rsidR="00726E98" w:rsidRPr="00D516EB">
              <w:rPr>
                <w:rStyle w:val="a5"/>
                <w:rFonts w:hint="eastAsia"/>
                <w:b w:val="0"/>
                <w:bCs w:val="0"/>
              </w:rPr>
              <w:t>（1），</w:t>
            </w:r>
            <w:r w:rsidR="00846265" w:rsidRPr="00846265">
              <w:rPr>
                <w:rStyle w:val="a5"/>
                <w:rFonts w:hint="eastAsia"/>
                <w:b w:val="0"/>
                <w:bCs w:val="0"/>
              </w:rPr>
              <w:t xml:space="preserve">1300873935@qq.com, </w:t>
            </w:r>
          </w:p>
          <w:p w14:paraId="28535B98" w14:textId="2AF89F6A" w:rsidR="00726E98" w:rsidRPr="00846265" w:rsidRDefault="00846265" w:rsidP="00846265">
            <w:pPr>
              <w:pStyle w:val="a6"/>
              <w:ind w:left="0"/>
              <w:jc w:val="both"/>
              <w:rPr>
                <w:rStyle w:val="a5"/>
                <w:rFonts w:hint="eastAsia"/>
                <w:b w:val="0"/>
                <w:bCs w:val="0"/>
              </w:rPr>
            </w:pPr>
            <w:r w:rsidRPr="00846265">
              <w:rPr>
                <w:rStyle w:val="a5"/>
                <w:rFonts w:hint="eastAsia"/>
                <w:b w:val="0"/>
                <w:bCs w:val="0"/>
              </w:rPr>
              <w:t>ORCID ID: https://orcid.org/0009-0009-9363-3862</w:t>
            </w:r>
          </w:p>
          <w:p w14:paraId="6828A00D" w14:textId="77777777" w:rsidR="00027110" w:rsidRDefault="00846265" w:rsidP="00027110">
            <w:pPr>
              <w:pStyle w:val="a6"/>
              <w:ind w:left="0"/>
              <w:jc w:val="both"/>
              <w:rPr>
                <w:rFonts w:hint="eastAsia"/>
              </w:rPr>
            </w:pPr>
            <w:r w:rsidRPr="00846265">
              <w:rPr>
                <w:rStyle w:val="a5"/>
                <w:rFonts w:hint="eastAsia"/>
                <w:b w:val="0"/>
                <w:bCs w:val="0"/>
              </w:rPr>
              <w:t>Hu Chuan-Peng</w:t>
            </w:r>
            <w:r w:rsidR="00726E98" w:rsidRPr="00D516EB">
              <w:rPr>
                <w:rStyle w:val="a5"/>
                <w:rFonts w:hint="eastAsia"/>
                <w:b w:val="0"/>
                <w:bCs w:val="0"/>
              </w:rPr>
              <w:t>（</w:t>
            </w:r>
            <w:r>
              <w:rPr>
                <w:rStyle w:val="a5"/>
                <w:rFonts w:hint="eastAsia"/>
                <w:b w:val="0"/>
                <w:bCs w:val="0"/>
              </w:rPr>
              <w:t>1</w:t>
            </w:r>
            <w:r w:rsidR="00726E98" w:rsidRPr="00D516EB">
              <w:rPr>
                <w:rStyle w:val="a5"/>
                <w:rFonts w:hint="eastAsia"/>
                <w:b w:val="0"/>
                <w:bCs w:val="0"/>
              </w:rPr>
              <w:t>），</w:t>
            </w:r>
            <w:r w:rsidR="00027110">
              <w:fldChar w:fldCharType="begin"/>
            </w:r>
            <w:r w:rsidR="00027110">
              <w:instrText>HYPERLINK "mailto:hcp4715@hotmail.com" \t "_blank" \o "给TA写信"</w:instrText>
            </w:r>
            <w:r w:rsidR="00027110">
              <w:rPr>
                <w:rFonts w:hint="eastAsia"/>
              </w:rPr>
              <w:fldChar w:fldCharType="separate"/>
            </w:r>
            <w:r w:rsidR="00027110" w:rsidRPr="00D976E4">
              <w:rPr>
                <w:rStyle w:val="a8"/>
                <w:rFonts w:hint="eastAsia"/>
              </w:rPr>
              <w:t>hcp4715@hotmail.com</w:t>
            </w:r>
            <w:r w:rsidR="00027110">
              <w:fldChar w:fldCharType="end"/>
            </w:r>
            <w:r w:rsidR="00027110" w:rsidRPr="00D976E4">
              <w:rPr>
                <w:rFonts w:hint="eastAsia"/>
              </w:rPr>
              <w:t> </w:t>
            </w:r>
            <w:r w:rsidR="00027110">
              <w:rPr>
                <w:rFonts w:hint="eastAsia"/>
              </w:rPr>
              <w:t xml:space="preserve">, </w:t>
            </w:r>
          </w:p>
          <w:p w14:paraId="560FC915" w14:textId="7991031D" w:rsidR="00726E98" w:rsidRDefault="00027110" w:rsidP="00027110">
            <w:pPr>
              <w:pStyle w:val="a6"/>
              <w:ind w:left="0"/>
              <w:jc w:val="both"/>
              <w:rPr>
                <w:rStyle w:val="a5"/>
                <w:rFonts w:hint="eastAsia"/>
                <w:b w:val="0"/>
                <w:bCs w:val="0"/>
              </w:rPr>
            </w:pPr>
            <w:r w:rsidRPr="00D516EB">
              <w:rPr>
                <w:rStyle w:val="a5"/>
                <w:b w:val="0"/>
                <w:bCs w:val="0"/>
              </w:rPr>
              <w:t>ORCID ID</w:t>
            </w:r>
            <w:r>
              <w:rPr>
                <w:rStyle w:val="a5"/>
                <w:rFonts w:hint="eastAsia"/>
                <w:b w:val="0"/>
                <w:bCs w:val="0"/>
              </w:rPr>
              <w:t xml:space="preserve">: </w:t>
            </w:r>
            <w:r w:rsidRPr="00846265">
              <w:rPr>
                <w:rStyle w:val="a5"/>
                <w:rFonts w:hint="eastAsia"/>
                <w:b w:val="0"/>
                <w:bCs w:val="0"/>
              </w:rPr>
              <w:t>https://orcid.org/0000-0002-7503-5131</w:t>
            </w:r>
          </w:p>
        </w:tc>
      </w:tr>
      <w:tr w:rsidR="00726E98" w14:paraId="5DD4857C" w14:textId="77777777" w:rsidTr="00A771B3">
        <w:tc>
          <w:tcPr>
            <w:tcW w:w="1279" w:type="pct"/>
          </w:tcPr>
          <w:p w14:paraId="019D953E" w14:textId="77777777" w:rsidR="00726E98" w:rsidRDefault="00726E98" w:rsidP="00A771B3">
            <w:pPr>
              <w:pStyle w:val="a6"/>
              <w:ind w:left="0"/>
              <w:jc w:val="both"/>
              <w:rPr>
                <w:rStyle w:val="a5"/>
                <w:rFonts w:hint="eastAsia"/>
                <w:b w:val="0"/>
                <w:bCs w:val="0"/>
              </w:rPr>
            </w:pPr>
            <w:r>
              <w:rPr>
                <w:rStyle w:val="a5"/>
                <w:rFonts w:hint="eastAsia"/>
                <w:b w:val="0"/>
                <w:bCs w:val="0"/>
              </w:rPr>
              <w:t>O</w:t>
            </w:r>
            <w:r>
              <w:rPr>
                <w:rStyle w:val="a5"/>
                <w:b w:val="0"/>
                <w:bCs w:val="0"/>
              </w:rPr>
              <w:t>rganization</w:t>
            </w:r>
          </w:p>
        </w:tc>
        <w:tc>
          <w:tcPr>
            <w:tcW w:w="3721" w:type="pct"/>
          </w:tcPr>
          <w:p w14:paraId="7C7634CD" w14:textId="0C167F95" w:rsidR="00726E98" w:rsidRDefault="00726E98" w:rsidP="00A771B3">
            <w:pPr>
              <w:pStyle w:val="a6"/>
              <w:ind w:left="0"/>
              <w:jc w:val="both"/>
              <w:rPr>
                <w:rStyle w:val="a5"/>
                <w:rFonts w:hint="eastAsia"/>
                <w:b w:val="0"/>
                <w:bCs w:val="0"/>
              </w:rPr>
            </w:pPr>
            <w:r>
              <w:rPr>
                <w:rStyle w:val="a5"/>
                <w:rFonts w:hint="eastAsia"/>
                <w:b w:val="0"/>
                <w:bCs w:val="0"/>
              </w:rPr>
              <w:t>(</w:t>
            </w:r>
            <w:r w:rsidR="0074464D">
              <w:rPr>
                <w:rStyle w:val="a5"/>
                <w:rFonts w:hint="eastAsia"/>
                <w:b w:val="0"/>
                <w:bCs w:val="0"/>
              </w:rPr>
              <w:t>1</w:t>
            </w:r>
            <w:r>
              <w:rPr>
                <w:rStyle w:val="a5"/>
                <w:b w:val="0"/>
                <w:bCs w:val="0"/>
              </w:rPr>
              <w:t>) School of Psychology, Nanjing Normal University, Nanjing, China</w:t>
            </w:r>
          </w:p>
        </w:tc>
      </w:tr>
    </w:tbl>
    <w:p w14:paraId="58B8C7F6" w14:textId="0B452CE0" w:rsidR="008E0B56" w:rsidRDefault="008E0B56" w:rsidP="008E0B56">
      <w:pPr>
        <w:pStyle w:val="a6"/>
        <w:ind w:left="0"/>
        <w:rPr>
          <w:rStyle w:val="a5"/>
          <w:rFonts w:hint="eastAsia"/>
          <w:color w:val="FF0000"/>
        </w:rPr>
      </w:pPr>
      <w:r w:rsidRPr="000F790D">
        <w:rPr>
          <w:rStyle w:val="a5"/>
          <w:rFonts w:hint="eastAsia"/>
          <w:i w:val="0"/>
          <w:iCs/>
          <w:color w:val="auto"/>
        </w:rPr>
        <w:t>B</w:t>
      </w:r>
      <w:r w:rsidR="0087512F">
        <w:rPr>
          <w:rStyle w:val="a5"/>
          <w:i w:val="0"/>
          <w:iCs/>
          <w:color w:val="auto"/>
        </w:rPr>
        <w:t>5</w:t>
      </w:r>
      <w:r w:rsidR="00836232">
        <w:rPr>
          <w:rStyle w:val="a5"/>
          <w:rFonts w:hint="eastAsia"/>
          <w:i w:val="0"/>
          <w:iCs/>
          <w:color w:val="auto"/>
        </w:rPr>
        <w:t>描述/</w:t>
      </w:r>
      <w:r>
        <w:rPr>
          <w:rStyle w:val="a5"/>
          <w:i w:val="0"/>
          <w:iCs/>
          <w:color w:val="auto"/>
        </w:rPr>
        <w:t>摘要</w:t>
      </w:r>
      <w:r w:rsidRPr="00D40B1B">
        <w:rPr>
          <w:rStyle w:val="a5"/>
          <w:rFonts w:hint="eastAsia"/>
          <w:i w:val="0"/>
          <w:color w:val="auto"/>
        </w:rPr>
        <w:t>（必填）</w:t>
      </w:r>
      <w:r w:rsidRPr="00D40B1B">
        <w:rPr>
          <w:rStyle w:val="a5"/>
          <w:rFonts w:hint="eastAsia"/>
          <w:color w:val="FF0000"/>
        </w:rPr>
        <w:t>*</w:t>
      </w:r>
    </w:p>
    <w:p w14:paraId="6DEE296D" w14:textId="235CC875" w:rsidR="00BA4849" w:rsidRDefault="002E25E4" w:rsidP="00BA4849">
      <w:pPr>
        <w:pStyle w:val="a6"/>
        <w:ind w:left="0" w:firstLineChars="200" w:firstLine="420"/>
        <w:rPr>
          <w:rStyle w:val="a5"/>
          <w:rFonts w:hint="eastAsia"/>
          <w:b w:val="0"/>
          <w:bCs w:val="0"/>
        </w:rPr>
      </w:pPr>
      <w:r w:rsidRPr="00A83DE1">
        <w:rPr>
          <w:rFonts w:ascii="Segoe UI" w:hAnsi="Segoe UI" w:cs="Segoe UI" w:hint="eastAsia"/>
          <w:szCs w:val="21"/>
          <w:lang w:val="en"/>
        </w:rPr>
        <w:t>自我优势效应</w:t>
      </w:r>
      <w:r w:rsidRPr="00A83DE1">
        <w:rPr>
          <w:rFonts w:ascii="Segoe UI" w:hAnsi="Segoe UI" w:cs="Segoe UI" w:hint="eastAsia"/>
          <w:szCs w:val="21"/>
          <w:lang w:val="en"/>
        </w:rPr>
        <w:t>(Self-Prioritization Effect, SPE)</w:t>
      </w:r>
      <w:r w:rsidRPr="00A83DE1">
        <w:rPr>
          <w:rFonts w:ascii="Segoe UI" w:hAnsi="Segoe UI" w:cs="Segoe UI" w:hint="eastAsia"/>
          <w:szCs w:val="21"/>
          <w:lang w:val="en"/>
        </w:rPr>
        <w:t>指在信息加工的过程中，对自己相关的信息反应速度更快，准确率更高的加工优势。</w:t>
      </w:r>
      <w:r>
        <w:rPr>
          <w:rFonts w:ascii="Segoe UI" w:hAnsi="Segoe UI" w:cs="Segoe UI" w:hint="eastAsia"/>
          <w:szCs w:val="21"/>
          <w:lang w:val="en"/>
        </w:rPr>
        <w:t>关于</w:t>
      </w:r>
      <w:r w:rsidRPr="00A83DE1">
        <w:rPr>
          <w:rFonts w:ascii="Segoe UI" w:hAnsi="Segoe UI" w:cs="Segoe UI" w:hint="eastAsia"/>
          <w:szCs w:val="21"/>
          <w:lang w:val="en"/>
        </w:rPr>
        <w:t>自我优势效应何时出现存在争议</w:t>
      </w:r>
      <w:r>
        <w:rPr>
          <w:rFonts w:ascii="Segoe UI" w:hAnsi="Segoe UI" w:cs="Segoe UI" w:hint="eastAsia"/>
          <w:szCs w:val="21"/>
          <w:lang w:val="en"/>
        </w:rPr>
        <w:t>，</w:t>
      </w:r>
      <w:r w:rsidRPr="00A83DE1">
        <w:rPr>
          <w:rFonts w:ascii="Segoe UI" w:hAnsi="Segoe UI" w:cs="Segoe UI" w:hint="eastAsia"/>
          <w:szCs w:val="21"/>
          <w:lang w:val="en"/>
        </w:rPr>
        <w:t>有研究认为自我</w:t>
      </w:r>
      <w:r>
        <w:rPr>
          <w:rFonts w:ascii="Segoe UI" w:hAnsi="Segoe UI" w:cs="Segoe UI" w:hint="eastAsia"/>
          <w:szCs w:val="21"/>
          <w:lang w:val="en"/>
        </w:rPr>
        <w:t>优势</w:t>
      </w:r>
      <w:r w:rsidRPr="00A83DE1">
        <w:rPr>
          <w:rFonts w:ascii="Segoe UI" w:hAnsi="Segoe UI" w:cs="Segoe UI" w:hint="eastAsia"/>
          <w:szCs w:val="21"/>
          <w:lang w:val="en"/>
        </w:rPr>
        <w:t>自动</w:t>
      </w:r>
      <w:r>
        <w:rPr>
          <w:rFonts w:ascii="Segoe UI" w:hAnsi="Segoe UI" w:cs="Segoe UI" w:hint="eastAsia"/>
          <w:szCs w:val="21"/>
          <w:lang w:val="en"/>
        </w:rPr>
        <w:t>产生</w:t>
      </w:r>
      <w:r w:rsidRPr="00A83DE1">
        <w:rPr>
          <w:rFonts w:ascii="Segoe UI" w:hAnsi="Segoe UI" w:cs="Segoe UI" w:hint="eastAsia"/>
          <w:szCs w:val="21"/>
          <w:lang w:val="en"/>
        </w:rPr>
        <w:t>，有研究认为自我优势依赖于自我与任务的相关性。然而，以往研</w:t>
      </w:r>
      <w:r w:rsidRPr="00A83DE1">
        <w:rPr>
          <w:rFonts w:ascii="Segoe UI" w:hAnsi="Segoe UI" w:cs="Segoe UI" w:hint="eastAsia"/>
          <w:szCs w:val="21"/>
          <w:lang w:val="en"/>
        </w:rPr>
        <w:lastRenderedPageBreak/>
        <w:t>究</w:t>
      </w:r>
      <w:r>
        <w:rPr>
          <w:rFonts w:ascii="Segoe UI" w:hAnsi="Segoe UI" w:cs="Segoe UI" w:hint="eastAsia"/>
          <w:szCs w:val="21"/>
          <w:lang w:val="en"/>
        </w:rPr>
        <w:t>均在低认知负荷下</w:t>
      </w:r>
      <w:r w:rsidRPr="00A83DE1">
        <w:rPr>
          <w:rFonts w:ascii="Segoe UI" w:hAnsi="Segoe UI" w:cs="Segoe UI" w:hint="eastAsia"/>
          <w:szCs w:val="21"/>
          <w:lang w:val="en"/>
        </w:rPr>
        <w:t>研究自我优势效应，尚未考虑认知资源匮乏时的结果。因此，本研究设置三项实验探究不同认知负荷下，任务相关性对自我优势效应的影响。实验</w:t>
      </w:r>
      <w:r w:rsidRPr="00A83DE1">
        <w:rPr>
          <w:rFonts w:ascii="Segoe UI" w:hAnsi="Segoe UI" w:cs="Segoe UI" w:hint="eastAsia"/>
          <w:szCs w:val="21"/>
          <w:lang w:val="en"/>
        </w:rPr>
        <w:t>1</w:t>
      </w:r>
      <w:r w:rsidRPr="00A83DE1">
        <w:rPr>
          <w:rFonts w:ascii="Segoe UI" w:hAnsi="Segoe UI" w:cs="Segoe UI" w:hint="eastAsia"/>
          <w:szCs w:val="21"/>
          <w:lang w:val="en"/>
        </w:rPr>
        <w:t>采用分类任务，分别将自我、朋友、生人设置为任务目标，探究自我作为任务目标以及</w:t>
      </w:r>
      <w:proofErr w:type="gramStart"/>
      <w:r w:rsidRPr="00A83DE1">
        <w:rPr>
          <w:rFonts w:ascii="Segoe UI" w:hAnsi="Segoe UI" w:cs="Segoe UI" w:hint="eastAsia"/>
          <w:szCs w:val="21"/>
          <w:lang w:val="en"/>
        </w:rPr>
        <w:t>非任务</w:t>
      </w:r>
      <w:proofErr w:type="gramEnd"/>
      <w:r w:rsidRPr="00A83DE1">
        <w:rPr>
          <w:rFonts w:ascii="Segoe UI" w:hAnsi="Segoe UI" w:cs="Segoe UI" w:hint="eastAsia"/>
          <w:szCs w:val="21"/>
          <w:lang w:val="en"/>
        </w:rPr>
        <w:t>目标时的自我优势效应。实验</w:t>
      </w:r>
      <w:r w:rsidRPr="00A83DE1">
        <w:rPr>
          <w:rFonts w:ascii="Segoe UI" w:hAnsi="Segoe UI" w:cs="Segoe UI" w:hint="eastAsia"/>
          <w:szCs w:val="21"/>
          <w:lang w:val="en"/>
        </w:rPr>
        <w:t>2</w:t>
      </w:r>
      <w:r w:rsidRPr="00A83DE1">
        <w:rPr>
          <w:rFonts w:ascii="Segoe UI" w:hAnsi="Segoe UI" w:cs="Segoe UI" w:hint="eastAsia"/>
          <w:szCs w:val="21"/>
          <w:lang w:val="en"/>
        </w:rPr>
        <w:t>采用图形</w:t>
      </w:r>
      <w:r w:rsidRPr="00A83DE1">
        <w:rPr>
          <w:rFonts w:ascii="Segoe UI" w:hAnsi="Segoe UI" w:cs="Segoe UI" w:hint="eastAsia"/>
          <w:szCs w:val="21"/>
          <w:lang w:val="en"/>
        </w:rPr>
        <w:t>-</w:t>
      </w:r>
      <w:r w:rsidRPr="00A83DE1">
        <w:rPr>
          <w:rFonts w:ascii="Segoe UI" w:hAnsi="Segoe UI" w:cs="Segoe UI" w:hint="eastAsia"/>
          <w:szCs w:val="21"/>
          <w:lang w:val="en"/>
        </w:rPr>
        <w:t>标签匹配任务，探究任务相关性对自我优势效应的影响。</w:t>
      </w:r>
      <w:r>
        <w:rPr>
          <w:rFonts w:ascii="Segoe UI" w:hAnsi="Segoe UI" w:cs="Segoe UI" w:hint="eastAsia"/>
          <w:szCs w:val="21"/>
          <w:lang w:val="en"/>
        </w:rPr>
        <w:t>任务有关条件下被试完成经典的图形</w:t>
      </w:r>
      <w:r>
        <w:rPr>
          <w:rFonts w:ascii="Segoe UI" w:hAnsi="Segoe UI" w:cs="Segoe UI" w:hint="eastAsia"/>
          <w:szCs w:val="21"/>
          <w:lang w:val="en"/>
        </w:rPr>
        <w:t>-</w:t>
      </w:r>
      <w:r>
        <w:rPr>
          <w:rFonts w:ascii="Segoe UI" w:hAnsi="Segoe UI" w:cs="Segoe UI" w:hint="eastAsia"/>
          <w:szCs w:val="21"/>
          <w:lang w:val="en"/>
        </w:rPr>
        <w:t>身份匹配任务，任务无关条件下完成图形</w:t>
      </w:r>
      <w:r>
        <w:rPr>
          <w:rFonts w:ascii="Segoe UI" w:hAnsi="Segoe UI" w:cs="Segoe UI" w:hint="eastAsia"/>
          <w:szCs w:val="21"/>
          <w:lang w:val="en"/>
        </w:rPr>
        <w:t>-</w:t>
      </w:r>
      <w:r>
        <w:rPr>
          <w:rFonts w:ascii="Segoe UI" w:hAnsi="Segoe UI" w:cs="Segoe UI" w:hint="eastAsia"/>
          <w:szCs w:val="21"/>
          <w:lang w:val="en"/>
        </w:rPr>
        <w:t>颜色匹配任务。</w:t>
      </w:r>
      <w:r w:rsidRPr="00A83DE1">
        <w:rPr>
          <w:rFonts w:ascii="Segoe UI" w:hAnsi="Segoe UI" w:cs="Segoe UI" w:hint="eastAsia"/>
          <w:szCs w:val="21"/>
          <w:lang w:val="en"/>
        </w:rPr>
        <w:t>实验</w:t>
      </w:r>
      <w:r w:rsidRPr="00A83DE1">
        <w:rPr>
          <w:rFonts w:ascii="Segoe UI" w:hAnsi="Segoe UI" w:cs="Segoe UI" w:hint="eastAsia"/>
          <w:szCs w:val="21"/>
          <w:lang w:val="en"/>
        </w:rPr>
        <w:t>1</w:t>
      </w:r>
      <w:r w:rsidRPr="00A83DE1">
        <w:rPr>
          <w:rFonts w:ascii="Segoe UI" w:hAnsi="Segoe UI" w:cs="Segoe UI" w:hint="eastAsia"/>
          <w:szCs w:val="21"/>
          <w:lang w:val="en"/>
        </w:rPr>
        <w:t>与实验</w:t>
      </w:r>
      <w:r w:rsidRPr="00A83DE1">
        <w:rPr>
          <w:rFonts w:ascii="Segoe UI" w:hAnsi="Segoe UI" w:cs="Segoe UI" w:hint="eastAsia"/>
          <w:szCs w:val="21"/>
          <w:lang w:val="en"/>
        </w:rPr>
        <w:t>2</w:t>
      </w:r>
      <w:r w:rsidRPr="00A83DE1">
        <w:rPr>
          <w:rFonts w:ascii="Segoe UI" w:hAnsi="Segoe UI" w:cs="Segoe UI" w:hint="eastAsia"/>
          <w:szCs w:val="21"/>
          <w:lang w:val="en"/>
        </w:rPr>
        <w:t>在认知资源充足的情况下探究了自我与任务不同程度的相关性对自我优势效应的影响，实验三采用</w:t>
      </w:r>
      <w:r w:rsidRPr="00A83DE1">
        <w:rPr>
          <w:rFonts w:ascii="Segoe UI" w:hAnsi="Segoe UI" w:cs="Segoe UI" w:hint="eastAsia"/>
          <w:szCs w:val="21"/>
          <w:lang w:val="en"/>
        </w:rPr>
        <w:t>n-back</w:t>
      </w:r>
      <w:r w:rsidRPr="00A83DE1">
        <w:rPr>
          <w:rFonts w:ascii="Segoe UI" w:hAnsi="Segoe UI" w:cs="Segoe UI" w:hint="eastAsia"/>
          <w:szCs w:val="21"/>
          <w:lang w:val="en"/>
        </w:rPr>
        <w:t>范式操纵认知负荷，</w:t>
      </w:r>
      <w:r w:rsidR="006E2EDE">
        <w:rPr>
          <w:rFonts w:ascii="Segoe UI" w:hAnsi="Segoe UI" w:cs="Segoe UI" w:hint="eastAsia"/>
          <w:szCs w:val="21"/>
          <w:lang w:val="en"/>
        </w:rPr>
        <w:t>探究</w:t>
      </w:r>
      <w:r w:rsidRPr="00A83DE1">
        <w:rPr>
          <w:rFonts w:ascii="Segoe UI" w:hAnsi="Segoe UI" w:cs="Segoe UI" w:hint="eastAsia"/>
          <w:szCs w:val="21"/>
          <w:lang w:val="en"/>
        </w:rPr>
        <w:t>不同认知负荷下，任务相关性对自我优势效应的影响。</w:t>
      </w:r>
    </w:p>
    <w:p w14:paraId="0AD0E31E" w14:textId="45DEC535" w:rsidR="00D4720F" w:rsidRDefault="00D4720F" w:rsidP="00D4720F">
      <w:pPr>
        <w:pStyle w:val="a6"/>
        <w:ind w:left="0"/>
        <w:rPr>
          <w:rStyle w:val="a5"/>
          <w:rFonts w:hint="eastAsia"/>
          <w:color w:val="FF0000"/>
        </w:rPr>
      </w:pPr>
      <w:r w:rsidRPr="004E677B">
        <w:rPr>
          <w:rStyle w:val="a5"/>
          <w:i w:val="0"/>
          <w:iCs/>
          <w:color w:val="auto"/>
        </w:rPr>
        <w:t xml:space="preserve">B6 </w:t>
      </w:r>
      <w:r>
        <w:rPr>
          <w:rStyle w:val="a5"/>
          <w:rFonts w:hint="eastAsia"/>
          <w:i w:val="0"/>
          <w:iCs/>
          <w:color w:val="auto"/>
        </w:rPr>
        <w:t>英文描述/摘要</w:t>
      </w:r>
      <w:r w:rsidRPr="00D40B1B">
        <w:rPr>
          <w:rStyle w:val="a5"/>
          <w:i w:val="0"/>
          <w:iCs/>
          <w:color w:val="000000" w:themeColor="text1"/>
        </w:rPr>
        <w:t xml:space="preserve"> (</w:t>
      </w:r>
      <w:r w:rsidRPr="00D40B1B">
        <w:rPr>
          <w:rStyle w:val="a5"/>
          <w:rFonts w:hint="eastAsia"/>
          <w:i w:val="0"/>
          <w:iCs/>
          <w:color w:val="000000" w:themeColor="text1"/>
        </w:rPr>
        <w:t>必填</w:t>
      </w:r>
      <w:r w:rsidRPr="00D40B1B">
        <w:rPr>
          <w:rStyle w:val="a5"/>
          <w:i w:val="0"/>
          <w:iCs/>
          <w:color w:val="000000" w:themeColor="text1"/>
        </w:rPr>
        <w:t>)</w:t>
      </w:r>
      <w:r w:rsidRPr="00D40B1B">
        <w:rPr>
          <w:rStyle w:val="a5"/>
          <w:rFonts w:hint="eastAsia"/>
          <w:color w:val="000000" w:themeColor="text1"/>
        </w:rPr>
        <w:t xml:space="preserve"> </w:t>
      </w:r>
      <w:r w:rsidRPr="001445BF">
        <w:rPr>
          <w:rStyle w:val="a5"/>
          <w:rFonts w:hint="eastAsia"/>
          <w:color w:val="FF0000"/>
        </w:rPr>
        <w:t>*</w:t>
      </w:r>
    </w:p>
    <w:p w14:paraId="5625E083" w14:textId="7C8A4860" w:rsidR="00D40B1B" w:rsidRPr="00D40B1B" w:rsidRDefault="00D40B1B" w:rsidP="00D40B1B">
      <w:pPr>
        <w:pStyle w:val="a6"/>
        <w:ind w:firstLineChars="200" w:firstLine="420"/>
        <w:jc w:val="both"/>
        <w:rPr>
          <w:rFonts w:ascii="Segoe UI" w:hAnsi="Segoe UI" w:cs="Segoe UI"/>
          <w:szCs w:val="21"/>
        </w:rPr>
      </w:pPr>
      <w:r w:rsidRPr="00D40B1B">
        <w:rPr>
          <w:rFonts w:ascii="Segoe UI" w:hAnsi="Segoe UI" w:cs="Segoe UI"/>
          <w:szCs w:val="21"/>
        </w:rPr>
        <w:t>The Self-Prioritization Effect (SPE) refers to a processing advantage in information processing, characterized by faster response times and higher accuracy when processing self-relevant information. There is ongoing debate regarding the conditions under which the SPE emerges: some studies argue that it arises automatically, while others contend it depends on the relevance between the self and the task. However, previous research has exclusively investigated the SPE under low cognitive load, with no consideration of outcomes when cognitive resources are scarce. Therefore, the present study conducted three experiments to explore the impact of task relevance on the SPE across different cognitive load conditions.</w:t>
      </w:r>
    </w:p>
    <w:p w14:paraId="0622EADE" w14:textId="77777777" w:rsidR="00D40B1B" w:rsidRPr="00D40B1B" w:rsidRDefault="00D40B1B" w:rsidP="00D40B1B">
      <w:pPr>
        <w:pStyle w:val="a6"/>
        <w:ind w:firstLineChars="200" w:firstLine="420"/>
        <w:jc w:val="both"/>
        <w:rPr>
          <w:rFonts w:ascii="Segoe UI" w:hAnsi="Segoe UI" w:cs="Segoe UI"/>
          <w:szCs w:val="21"/>
        </w:rPr>
      </w:pPr>
      <w:r w:rsidRPr="00D40B1B">
        <w:rPr>
          <w:rFonts w:ascii="Segoe UI" w:hAnsi="Segoe UI" w:cs="Segoe UI"/>
          <w:szCs w:val="21"/>
        </w:rPr>
        <w:t xml:space="preserve">Experiment 1 employed a categorization task, with the self, friend, and stranger as task targets, to examine the SPE when the </w:t>
      </w:r>
      <w:proofErr w:type="spellStart"/>
      <w:r w:rsidRPr="00D40B1B">
        <w:rPr>
          <w:rFonts w:ascii="Segoe UI" w:hAnsi="Segoe UI" w:cs="Segoe UI"/>
          <w:szCs w:val="21"/>
        </w:rPr>
        <w:t>self served</w:t>
      </w:r>
      <w:proofErr w:type="spellEnd"/>
      <w:r w:rsidRPr="00D40B1B">
        <w:rPr>
          <w:rFonts w:ascii="Segoe UI" w:hAnsi="Segoe UI" w:cs="Segoe UI"/>
          <w:szCs w:val="21"/>
        </w:rPr>
        <w:t xml:space="preserve"> as either a task target or a non-target. Experiment 2 adopted a shape-label matching paradigm to investigate the effect of task relevance on the SPE: in the task-relevant condition, participants completed the classic shape-identity matching task, while in the task-irrelevant condition, they performed a shape-color matching task. Both Experiments 1 and 2 explored the influence of varying degrees of self-task relevance on the SPE under sufficient cognitive resources. Experiment 3 manipulated cognitive load using the n-back paradigm to further investigate how task relevance affects the SPE under different cognitive load conditions.</w:t>
      </w:r>
    </w:p>
    <w:p w14:paraId="3C6BCCB8" w14:textId="049901FF" w:rsidR="00D4720F" w:rsidRPr="00D4720F" w:rsidRDefault="00D4720F" w:rsidP="00D4720F">
      <w:pPr>
        <w:pStyle w:val="a6"/>
        <w:ind w:left="0" w:firstLineChars="200" w:firstLine="420"/>
        <w:jc w:val="both"/>
        <w:rPr>
          <w:rStyle w:val="a5"/>
          <w:rFonts w:hint="eastAsia"/>
          <w:b w:val="0"/>
          <w:bCs w:val="0"/>
        </w:rPr>
      </w:pPr>
    </w:p>
    <w:p w14:paraId="57A3DF58" w14:textId="249C17AD" w:rsidR="004E667E" w:rsidRPr="00A144A8" w:rsidRDefault="00D4720F" w:rsidP="00A144A8">
      <w:pPr>
        <w:pStyle w:val="a6"/>
        <w:ind w:left="0"/>
        <w:rPr>
          <w:rStyle w:val="a5"/>
          <w:rFonts w:hint="eastAsia"/>
          <w:i w:val="0"/>
          <w:iCs/>
          <w:color w:val="auto"/>
        </w:rPr>
      </w:pPr>
      <w:r w:rsidRPr="000F790D">
        <w:rPr>
          <w:rStyle w:val="a5"/>
          <w:rFonts w:hint="eastAsia"/>
          <w:i w:val="0"/>
          <w:iCs/>
          <w:color w:val="auto"/>
        </w:rPr>
        <w:t>B</w:t>
      </w:r>
      <w:r>
        <w:rPr>
          <w:rStyle w:val="a5"/>
          <w:i w:val="0"/>
          <w:iCs/>
          <w:color w:val="auto"/>
        </w:rPr>
        <w:t>7</w:t>
      </w:r>
      <w:r w:rsidR="00F94591" w:rsidRPr="000F790D">
        <w:rPr>
          <w:rStyle w:val="a5"/>
          <w:i w:val="0"/>
          <w:iCs/>
          <w:color w:val="auto"/>
        </w:rPr>
        <w:t>假设</w:t>
      </w:r>
      <w:r w:rsidR="00F94591">
        <w:rPr>
          <w:rStyle w:val="a5"/>
          <w:rFonts w:hint="eastAsia"/>
          <w:i w:val="0"/>
          <w:iCs/>
          <w:color w:val="auto"/>
        </w:rPr>
        <w:t>/研究问题</w:t>
      </w:r>
      <w:r w:rsidR="008E0B56" w:rsidRPr="000932DA">
        <w:rPr>
          <w:rStyle w:val="a5"/>
          <w:rFonts w:hint="eastAsia"/>
          <w:i w:val="0"/>
          <w:iCs/>
          <w:color w:val="auto"/>
        </w:rPr>
        <w:t>（必填）</w:t>
      </w:r>
    </w:p>
    <w:p w14:paraId="0B4EC64D" w14:textId="099DFBFE" w:rsidR="00A144A8" w:rsidRDefault="00A144A8" w:rsidP="00165A9F">
      <w:pPr>
        <w:pStyle w:val="a6"/>
        <w:ind w:left="0" w:firstLineChars="200" w:firstLine="420"/>
        <w:jc w:val="both"/>
        <w:rPr>
          <w:rStyle w:val="a5"/>
          <w:rFonts w:hint="eastAsia"/>
          <w:b w:val="0"/>
          <w:bCs w:val="0"/>
        </w:rPr>
      </w:pPr>
      <w:r>
        <w:rPr>
          <w:rStyle w:val="a5"/>
          <w:rFonts w:hint="eastAsia"/>
          <w:b w:val="0"/>
          <w:bCs w:val="0"/>
        </w:rPr>
        <w:lastRenderedPageBreak/>
        <w:t>H1：</w:t>
      </w:r>
      <w:r w:rsidR="008334EB">
        <w:rPr>
          <w:rStyle w:val="a5"/>
          <w:rFonts w:hint="eastAsia"/>
          <w:b w:val="0"/>
          <w:bCs w:val="0"/>
        </w:rPr>
        <w:t>目标图形的反应速度与准确率高于非目标图形。目标为自我图形时，对自我图形的反应速度与准确率高于朋友图形与生人图形；目标为朋友图形时，对朋友图形的反应速度与准确率高于另两种非朋友图形；目标为生人图形时，对生人图形的反应速度与准确率高于另两种非生人图形。</w:t>
      </w:r>
    </w:p>
    <w:p w14:paraId="73B619B4" w14:textId="35390F1A" w:rsidR="00EB4F9F" w:rsidRDefault="00A144A8" w:rsidP="00EB4F9F">
      <w:pPr>
        <w:pStyle w:val="a6"/>
        <w:ind w:left="0" w:firstLineChars="200" w:firstLine="420"/>
        <w:jc w:val="both"/>
        <w:rPr>
          <w:rStyle w:val="a5"/>
          <w:rFonts w:hint="eastAsia"/>
          <w:b w:val="0"/>
          <w:bCs w:val="0"/>
        </w:rPr>
      </w:pPr>
      <w:r>
        <w:rPr>
          <w:rStyle w:val="a5"/>
          <w:rFonts w:hint="eastAsia"/>
          <w:b w:val="0"/>
          <w:bCs w:val="0"/>
        </w:rPr>
        <w:t>H2</w:t>
      </w:r>
      <w:r w:rsidR="004F5967">
        <w:rPr>
          <w:rStyle w:val="a5"/>
          <w:rFonts w:hint="eastAsia"/>
          <w:b w:val="0"/>
          <w:bCs w:val="0"/>
        </w:rPr>
        <w:t>：自我与任务</w:t>
      </w:r>
      <w:r w:rsidR="008B4B6A">
        <w:rPr>
          <w:rStyle w:val="a5"/>
          <w:rFonts w:hint="eastAsia"/>
          <w:b w:val="0"/>
          <w:bCs w:val="0"/>
        </w:rPr>
        <w:t>有</w:t>
      </w:r>
      <w:r w:rsidR="004F5967">
        <w:rPr>
          <w:rStyle w:val="a5"/>
          <w:rFonts w:hint="eastAsia"/>
          <w:b w:val="0"/>
          <w:bCs w:val="0"/>
        </w:rPr>
        <w:t>关</w:t>
      </w:r>
      <w:r w:rsidR="00726B71">
        <w:rPr>
          <w:rStyle w:val="a5"/>
          <w:rFonts w:hint="eastAsia"/>
          <w:b w:val="0"/>
          <w:bCs w:val="0"/>
        </w:rPr>
        <w:t>的</w:t>
      </w:r>
      <w:r w:rsidR="004F5967">
        <w:rPr>
          <w:rStyle w:val="a5"/>
          <w:rFonts w:hint="eastAsia"/>
          <w:b w:val="0"/>
          <w:bCs w:val="0"/>
        </w:rPr>
        <w:t>匹配条件下，出现自我优势效应：自我图形的反应速度与准确率</w:t>
      </w:r>
      <w:r w:rsidR="008B4B6A">
        <w:rPr>
          <w:rStyle w:val="a5"/>
          <w:rFonts w:hint="eastAsia"/>
          <w:b w:val="0"/>
          <w:bCs w:val="0"/>
        </w:rPr>
        <w:t>优</w:t>
      </w:r>
      <w:r w:rsidR="004F5967">
        <w:rPr>
          <w:rStyle w:val="a5"/>
          <w:rFonts w:hint="eastAsia"/>
          <w:b w:val="0"/>
          <w:bCs w:val="0"/>
        </w:rPr>
        <w:t>于朋友图形与生人图形。</w:t>
      </w:r>
      <w:r w:rsidR="00BF336A">
        <w:rPr>
          <w:rStyle w:val="a5"/>
          <w:rFonts w:hint="eastAsia"/>
          <w:b w:val="0"/>
          <w:bCs w:val="0"/>
        </w:rPr>
        <w:t>自我与任务无关</w:t>
      </w:r>
      <w:r w:rsidR="00726B71">
        <w:rPr>
          <w:rStyle w:val="a5"/>
          <w:rFonts w:hint="eastAsia"/>
          <w:b w:val="0"/>
          <w:bCs w:val="0"/>
        </w:rPr>
        <w:t>的</w:t>
      </w:r>
      <w:r w:rsidR="00BF336A">
        <w:rPr>
          <w:rStyle w:val="a5"/>
          <w:rFonts w:hint="eastAsia"/>
          <w:b w:val="0"/>
          <w:bCs w:val="0"/>
        </w:rPr>
        <w:t>匹配条件下，出现微弱的自我优势效应：自我图形仅</w:t>
      </w:r>
      <w:r w:rsidR="000A5625">
        <w:rPr>
          <w:rStyle w:val="a5"/>
          <w:rFonts w:hint="eastAsia"/>
          <w:b w:val="0"/>
          <w:bCs w:val="0"/>
        </w:rPr>
        <w:t>可能会</w:t>
      </w:r>
      <w:r w:rsidR="00BF336A">
        <w:rPr>
          <w:rStyle w:val="a5"/>
          <w:rFonts w:hint="eastAsia"/>
          <w:b w:val="0"/>
          <w:bCs w:val="0"/>
        </w:rPr>
        <w:t>在反应速度上快</w:t>
      </w:r>
      <w:r w:rsidR="00067354">
        <w:rPr>
          <w:rStyle w:val="a5"/>
          <w:rFonts w:hint="eastAsia"/>
          <w:b w:val="0"/>
          <w:bCs w:val="0"/>
        </w:rPr>
        <w:t>于</w:t>
      </w:r>
      <w:r w:rsidR="00BF336A">
        <w:rPr>
          <w:rStyle w:val="a5"/>
          <w:rFonts w:hint="eastAsia"/>
          <w:b w:val="0"/>
          <w:bCs w:val="0"/>
        </w:rPr>
        <w:t>生人图形，</w:t>
      </w:r>
      <w:r w:rsidR="00067354">
        <w:rPr>
          <w:rStyle w:val="a5"/>
          <w:rFonts w:hint="eastAsia"/>
          <w:b w:val="0"/>
          <w:bCs w:val="0"/>
        </w:rPr>
        <w:t>自我图形与朋友图形的反应</w:t>
      </w:r>
      <w:r w:rsidR="00276E28">
        <w:rPr>
          <w:rStyle w:val="a5"/>
          <w:rFonts w:hint="eastAsia"/>
          <w:b w:val="0"/>
          <w:bCs w:val="0"/>
        </w:rPr>
        <w:t>速度</w:t>
      </w:r>
      <w:r w:rsidR="000A5625">
        <w:rPr>
          <w:rStyle w:val="a5"/>
          <w:rFonts w:hint="eastAsia"/>
          <w:b w:val="0"/>
          <w:bCs w:val="0"/>
        </w:rPr>
        <w:t>可能</w:t>
      </w:r>
      <w:r w:rsidR="00067354">
        <w:rPr>
          <w:rStyle w:val="a5"/>
          <w:rFonts w:hint="eastAsia"/>
          <w:b w:val="0"/>
          <w:bCs w:val="0"/>
        </w:rPr>
        <w:t>不存在差异，且三种图形的</w:t>
      </w:r>
      <w:r w:rsidR="00BF336A">
        <w:rPr>
          <w:rStyle w:val="a5"/>
          <w:rFonts w:hint="eastAsia"/>
          <w:b w:val="0"/>
          <w:bCs w:val="0"/>
        </w:rPr>
        <w:t>正确率</w:t>
      </w:r>
      <w:r w:rsidR="00067354">
        <w:rPr>
          <w:rStyle w:val="a5"/>
          <w:rFonts w:hint="eastAsia"/>
          <w:b w:val="0"/>
          <w:bCs w:val="0"/>
        </w:rPr>
        <w:t>也不存在差异。</w:t>
      </w:r>
    </w:p>
    <w:p w14:paraId="407930C1" w14:textId="028B15FE" w:rsidR="00105BF3" w:rsidRDefault="00A144A8" w:rsidP="00A144A8">
      <w:pPr>
        <w:pStyle w:val="a6"/>
        <w:ind w:left="0" w:firstLineChars="200" w:firstLine="420"/>
        <w:jc w:val="both"/>
        <w:rPr>
          <w:rStyle w:val="a5"/>
          <w:rFonts w:hint="eastAsia"/>
          <w:b w:val="0"/>
          <w:bCs w:val="0"/>
        </w:rPr>
      </w:pPr>
      <w:r>
        <w:rPr>
          <w:rStyle w:val="a5"/>
          <w:rFonts w:hint="eastAsia"/>
          <w:b w:val="0"/>
          <w:bCs w:val="0"/>
        </w:rPr>
        <w:t>H3</w:t>
      </w:r>
      <w:r w:rsidR="00923F4E">
        <w:rPr>
          <w:rStyle w:val="a5"/>
          <w:rFonts w:hint="eastAsia"/>
          <w:b w:val="0"/>
          <w:bCs w:val="0"/>
        </w:rPr>
        <w:t>a：</w:t>
      </w:r>
      <w:r w:rsidR="00105BF3">
        <w:rPr>
          <w:rStyle w:val="a5"/>
          <w:rFonts w:hint="eastAsia"/>
          <w:b w:val="0"/>
          <w:bCs w:val="0"/>
        </w:rPr>
        <w:t>如果自我</w:t>
      </w:r>
      <w:r w:rsidR="000A5625">
        <w:rPr>
          <w:rStyle w:val="a5"/>
          <w:rFonts w:hint="eastAsia"/>
          <w:b w:val="0"/>
          <w:bCs w:val="0"/>
        </w:rPr>
        <w:t>优势效应是由于对自我相关信息的</w:t>
      </w:r>
      <w:r w:rsidR="00105BF3">
        <w:rPr>
          <w:rStyle w:val="a5"/>
          <w:rFonts w:hint="eastAsia"/>
          <w:b w:val="0"/>
          <w:bCs w:val="0"/>
        </w:rPr>
        <w:t>自动加工</w:t>
      </w:r>
      <w:r w:rsidR="000A5625">
        <w:rPr>
          <w:rStyle w:val="a5"/>
          <w:rFonts w:hint="eastAsia"/>
          <w:b w:val="0"/>
          <w:bCs w:val="0"/>
        </w:rPr>
        <w:t>产生</w:t>
      </w:r>
      <w:r w:rsidR="00105BF3">
        <w:rPr>
          <w:rStyle w:val="a5"/>
          <w:rFonts w:hint="eastAsia"/>
          <w:b w:val="0"/>
          <w:bCs w:val="0"/>
        </w:rPr>
        <w:t>，</w:t>
      </w:r>
      <w:r w:rsidR="00A35B48">
        <w:rPr>
          <w:rStyle w:val="a5"/>
          <w:rFonts w:hint="eastAsia"/>
          <w:b w:val="0"/>
          <w:bCs w:val="0"/>
        </w:rPr>
        <w:t>那么</w:t>
      </w:r>
      <w:r w:rsidR="00A35B48" w:rsidRPr="00A35B48">
        <w:rPr>
          <w:rStyle w:val="a5"/>
          <w:rFonts w:hint="eastAsia"/>
          <w:b w:val="0"/>
          <w:bCs w:val="0"/>
        </w:rPr>
        <w:t>无论自我与任务是否有关都会出现自我</w:t>
      </w:r>
      <w:r w:rsidR="00A35B48">
        <w:rPr>
          <w:rStyle w:val="a5"/>
          <w:rFonts w:hint="eastAsia"/>
          <w:b w:val="0"/>
          <w:bCs w:val="0"/>
        </w:rPr>
        <w:t>优势效应</w:t>
      </w:r>
      <w:r w:rsidR="00A35B48" w:rsidRPr="00A35B48">
        <w:rPr>
          <w:rStyle w:val="a5"/>
          <w:rFonts w:hint="eastAsia"/>
          <w:b w:val="0"/>
          <w:bCs w:val="0"/>
        </w:rPr>
        <w:t>。同时，</w:t>
      </w:r>
      <w:r w:rsidR="00DF3028">
        <w:rPr>
          <w:rStyle w:val="a5"/>
          <w:rFonts w:hint="eastAsia"/>
          <w:b w:val="0"/>
          <w:bCs w:val="0"/>
        </w:rPr>
        <w:t>由于</w:t>
      </w:r>
      <w:r w:rsidR="00A35B48" w:rsidRPr="00A35B48">
        <w:rPr>
          <w:rStyle w:val="a5"/>
          <w:rFonts w:hint="eastAsia"/>
          <w:b w:val="0"/>
          <w:bCs w:val="0"/>
        </w:rPr>
        <w:t>自动加工不依赖认知资源，高、低认知负荷下</w:t>
      </w:r>
      <w:r w:rsidR="00DF3028">
        <w:rPr>
          <w:rStyle w:val="a5"/>
          <w:rFonts w:hint="eastAsia"/>
          <w:b w:val="0"/>
          <w:bCs w:val="0"/>
        </w:rPr>
        <w:t>的</w:t>
      </w:r>
      <w:r w:rsidR="00A35B48" w:rsidRPr="00A35B48">
        <w:rPr>
          <w:rStyle w:val="a5"/>
          <w:rFonts w:hint="eastAsia"/>
          <w:b w:val="0"/>
          <w:bCs w:val="0"/>
        </w:rPr>
        <w:t>自我优势</w:t>
      </w:r>
      <w:r w:rsidR="00DF3028">
        <w:rPr>
          <w:rStyle w:val="a5"/>
          <w:rFonts w:hint="eastAsia"/>
          <w:b w:val="0"/>
          <w:bCs w:val="0"/>
        </w:rPr>
        <w:t>效应</w:t>
      </w:r>
      <w:r w:rsidR="00A35B48" w:rsidRPr="00A35B48">
        <w:rPr>
          <w:rStyle w:val="a5"/>
          <w:rFonts w:hint="eastAsia"/>
          <w:b w:val="0"/>
          <w:bCs w:val="0"/>
        </w:rPr>
        <w:t>不会有显著差异。</w:t>
      </w:r>
      <w:r w:rsidR="00DF3028">
        <w:rPr>
          <w:rStyle w:val="a5"/>
          <w:rFonts w:hint="eastAsia"/>
          <w:b w:val="0"/>
          <w:bCs w:val="0"/>
        </w:rPr>
        <w:t>具体表现为：</w:t>
      </w:r>
      <w:r w:rsidR="00B173F3">
        <w:rPr>
          <w:rStyle w:val="a5"/>
          <w:rFonts w:hint="eastAsia"/>
          <w:b w:val="0"/>
          <w:bCs w:val="0"/>
        </w:rPr>
        <w:t>在</w:t>
      </w:r>
      <w:r w:rsidR="00105BF3">
        <w:rPr>
          <w:rStyle w:val="a5"/>
          <w:rFonts w:hint="eastAsia"/>
          <w:b w:val="0"/>
          <w:bCs w:val="0"/>
        </w:rPr>
        <w:t>自我与任务</w:t>
      </w:r>
      <w:r w:rsidR="00B173F3">
        <w:rPr>
          <w:rStyle w:val="a5"/>
          <w:rFonts w:hint="eastAsia"/>
          <w:b w:val="0"/>
          <w:bCs w:val="0"/>
        </w:rPr>
        <w:t>有</w:t>
      </w:r>
      <w:r w:rsidR="00105BF3">
        <w:rPr>
          <w:rStyle w:val="a5"/>
          <w:rFonts w:hint="eastAsia"/>
          <w:b w:val="0"/>
          <w:bCs w:val="0"/>
        </w:rPr>
        <w:t>关的匹配条件下，对自我图形的反应速度与准确率</w:t>
      </w:r>
      <w:r w:rsidR="00B173F3">
        <w:rPr>
          <w:rStyle w:val="a5"/>
          <w:rFonts w:hint="eastAsia"/>
          <w:b w:val="0"/>
          <w:bCs w:val="0"/>
        </w:rPr>
        <w:t>优</w:t>
      </w:r>
      <w:r w:rsidR="00105BF3">
        <w:rPr>
          <w:rStyle w:val="a5"/>
          <w:rFonts w:hint="eastAsia"/>
          <w:b w:val="0"/>
          <w:bCs w:val="0"/>
        </w:rPr>
        <w:t>于生人图形，且</w:t>
      </w:r>
      <w:r w:rsidR="00726B71">
        <w:rPr>
          <w:rStyle w:val="a5"/>
          <w:rFonts w:hint="eastAsia"/>
          <w:b w:val="0"/>
          <w:bCs w:val="0"/>
        </w:rPr>
        <w:t>自我图形与生人图形</w:t>
      </w:r>
      <w:r w:rsidR="00B173F3">
        <w:rPr>
          <w:rStyle w:val="a5"/>
          <w:rFonts w:hint="eastAsia"/>
          <w:b w:val="0"/>
          <w:bCs w:val="0"/>
        </w:rPr>
        <w:t>的</w:t>
      </w:r>
      <w:r w:rsidR="00726B71">
        <w:rPr>
          <w:rStyle w:val="a5"/>
          <w:rFonts w:hint="eastAsia"/>
          <w:b w:val="0"/>
          <w:bCs w:val="0"/>
        </w:rPr>
        <w:t>反应时</w:t>
      </w:r>
      <w:r w:rsidR="00B173F3">
        <w:rPr>
          <w:rStyle w:val="a5"/>
          <w:rFonts w:hint="eastAsia"/>
          <w:b w:val="0"/>
          <w:bCs w:val="0"/>
        </w:rPr>
        <w:t>、</w:t>
      </w:r>
      <w:r w:rsidR="00726B71">
        <w:rPr>
          <w:rStyle w:val="a5"/>
          <w:rFonts w:hint="eastAsia"/>
          <w:b w:val="0"/>
          <w:bCs w:val="0"/>
        </w:rPr>
        <w:t>正确率的差异在</w:t>
      </w:r>
      <w:r w:rsidR="00105BF3">
        <w:rPr>
          <w:rStyle w:val="a5"/>
          <w:rFonts w:hint="eastAsia"/>
          <w:b w:val="0"/>
          <w:bCs w:val="0"/>
        </w:rPr>
        <w:t>高</w:t>
      </w:r>
      <w:r w:rsidR="00726B71">
        <w:rPr>
          <w:rStyle w:val="a5"/>
          <w:rFonts w:hint="eastAsia"/>
          <w:b w:val="0"/>
          <w:bCs w:val="0"/>
        </w:rPr>
        <w:t>、低</w:t>
      </w:r>
      <w:r w:rsidR="00105BF3">
        <w:rPr>
          <w:rStyle w:val="a5"/>
          <w:rFonts w:hint="eastAsia"/>
          <w:b w:val="0"/>
          <w:bCs w:val="0"/>
        </w:rPr>
        <w:t>认知负荷</w:t>
      </w:r>
      <w:r w:rsidR="00726B71">
        <w:rPr>
          <w:rStyle w:val="a5"/>
          <w:rFonts w:hint="eastAsia"/>
          <w:b w:val="0"/>
          <w:bCs w:val="0"/>
        </w:rPr>
        <w:t>间</w:t>
      </w:r>
      <w:r w:rsidR="00105BF3">
        <w:rPr>
          <w:rStyle w:val="a5"/>
          <w:rFonts w:hint="eastAsia"/>
          <w:b w:val="0"/>
          <w:bCs w:val="0"/>
        </w:rPr>
        <w:t>不存在差异；自我与任务无关的匹配条件下，</w:t>
      </w:r>
      <w:r w:rsidR="00DE3874">
        <w:rPr>
          <w:rStyle w:val="a5"/>
          <w:rFonts w:hint="eastAsia"/>
          <w:b w:val="0"/>
          <w:bCs w:val="0"/>
        </w:rPr>
        <w:t>对</w:t>
      </w:r>
      <w:r w:rsidR="00105BF3">
        <w:rPr>
          <w:rStyle w:val="a5"/>
          <w:rFonts w:hint="eastAsia"/>
          <w:b w:val="0"/>
          <w:bCs w:val="0"/>
        </w:rPr>
        <w:t>自我图形</w:t>
      </w:r>
      <w:r w:rsidR="00DE3874">
        <w:rPr>
          <w:rStyle w:val="a5"/>
          <w:rFonts w:hint="eastAsia"/>
          <w:b w:val="0"/>
          <w:bCs w:val="0"/>
        </w:rPr>
        <w:t>的反应速度快于生人图形，且自我图形与生人图形的反应时差异在高</w:t>
      </w:r>
      <w:r w:rsidR="00726B71">
        <w:rPr>
          <w:rStyle w:val="a5"/>
          <w:rFonts w:hint="eastAsia"/>
          <w:b w:val="0"/>
          <w:bCs w:val="0"/>
        </w:rPr>
        <w:t>、低</w:t>
      </w:r>
      <w:r w:rsidR="00DE3874">
        <w:rPr>
          <w:rStyle w:val="a5"/>
          <w:rFonts w:hint="eastAsia"/>
          <w:b w:val="0"/>
          <w:bCs w:val="0"/>
        </w:rPr>
        <w:t xml:space="preserve">认知负荷间不存在差异。 </w:t>
      </w:r>
    </w:p>
    <w:p w14:paraId="382E042C" w14:textId="1835C60E" w:rsidR="00105BF3" w:rsidRPr="00105BF3" w:rsidRDefault="008A6706" w:rsidP="00A144A8">
      <w:pPr>
        <w:pStyle w:val="a6"/>
        <w:ind w:left="0" w:firstLineChars="200" w:firstLine="420"/>
        <w:jc w:val="both"/>
        <w:rPr>
          <w:rStyle w:val="a5"/>
          <w:rFonts w:hint="eastAsia"/>
          <w:b w:val="0"/>
          <w:bCs w:val="0"/>
        </w:rPr>
      </w:pPr>
      <w:r>
        <w:rPr>
          <w:rStyle w:val="a5"/>
          <w:rFonts w:hint="eastAsia"/>
          <w:b w:val="0"/>
          <w:bCs w:val="0"/>
        </w:rPr>
        <w:t>H3b：如果自我</w:t>
      </w:r>
      <w:r w:rsidR="000A5625">
        <w:rPr>
          <w:rStyle w:val="a5"/>
          <w:rFonts w:hint="eastAsia"/>
          <w:b w:val="0"/>
          <w:bCs w:val="0"/>
        </w:rPr>
        <w:t>优势效应必须由控制</w:t>
      </w:r>
      <w:r>
        <w:rPr>
          <w:rStyle w:val="a5"/>
          <w:rFonts w:hint="eastAsia"/>
          <w:b w:val="0"/>
          <w:bCs w:val="0"/>
        </w:rPr>
        <w:t>加工</w:t>
      </w:r>
      <w:r w:rsidR="000A5625">
        <w:rPr>
          <w:rStyle w:val="a5"/>
          <w:rFonts w:hint="eastAsia"/>
          <w:b w:val="0"/>
          <w:bCs w:val="0"/>
        </w:rPr>
        <w:t>才能产生</w:t>
      </w:r>
      <w:r>
        <w:rPr>
          <w:rStyle w:val="a5"/>
          <w:rFonts w:hint="eastAsia"/>
          <w:b w:val="0"/>
          <w:bCs w:val="0"/>
        </w:rPr>
        <w:t>，</w:t>
      </w:r>
      <w:r w:rsidR="00EB4F9F" w:rsidRPr="00EB4F9F">
        <w:rPr>
          <w:rStyle w:val="a5"/>
          <w:rFonts w:hint="eastAsia"/>
          <w:b w:val="0"/>
          <w:bCs w:val="0"/>
        </w:rPr>
        <w:t>由于人们会天然地优先加工和目标相关的信息，当自我和任务有关的时候，自我信息会得到优先加工并出现自我加工优势。</w:t>
      </w:r>
      <w:r w:rsidR="003525BC" w:rsidRPr="003525BC">
        <w:rPr>
          <w:rStyle w:val="a5"/>
          <w:rFonts w:hint="eastAsia"/>
          <w:b w:val="0"/>
          <w:bCs w:val="0"/>
        </w:rPr>
        <w:t>同时</w:t>
      </w:r>
      <w:r w:rsidR="003525BC">
        <w:rPr>
          <w:rStyle w:val="a5"/>
          <w:rFonts w:hint="eastAsia"/>
          <w:b w:val="0"/>
          <w:bCs w:val="0"/>
        </w:rPr>
        <w:t>，</w:t>
      </w:r>
      <w:r w:rsidR="003525BC" w:rsidRPr="003525BC">
        <w:rPr>
          <w:rStyle w:val="a5"/>
          <w:rFonts w:hint="eastAsia"/>
          <w:b w:val="0"/>
          <w:bCs w:val="0"/>
        </w:rPr>
        <w:t>由于控制加工依赖于认知资源，在认知资源充足时的加工表现会优于认知资源不足时</w:t>
      </w:r>
      <w:r w:rsidR="003525BC">
        <w:rPr>
          <w:rStyle w:val="a5"/>
          <w:rFonts w:hint="eastAsia"/>
          <w:b w:val="0"/>
          <w:bCs w:val="0"/>
        </w:rPr>
        <w:t>，</w:t>
      </w:r>
      <w:r w:rsidR="003525BC" w:rsidRPr="003525BC">
        <w:rPr>
          <w:rStyle w:val="a5"/>
          <w:rFonts w:hint="eastAsia"/>
          <w:b w:val="0"/>
          <w:bCs w:val="0"/>
        </w:rPr>
        <w:t>所以高认知负荷下的自我加工优势会弱于低认知负荷。</w:t>
      </w:r>
      <w:r w:rsidR="003525BC">
        <w:rPr>
          <w:rStyle w:val="a5"/>
          <w:rFonts w:hint="eastAsia"/>
          <w:b w:val="0"/>
          <w:bCs w:val="0"/>
        </w:rPr>
        <w:t>具体表现为：</w:t>
      </w:r>
      <w:r>
        <w:rPr>
          <w:rStyle w:val="a5"/>
          <w:rFonts w:hint="eastAsia"/>
          <w:b w:val="0"/>
          <w:bCs w:val="0"/>
        </w:rPr>
        <w:t>在自我与任务有关的匹配条件下，</w:t>
      </w:r>
      <w:r w:rsidR="005E5E52">
        <w:rPr>
          <w:rStyle w:val="a5"/>
          <w:rFonts w:hint="eastAsia"/>
          <w:b w:val="0"/>
          <w:bCs w:val="0"/>
        </w:rPr>
        <w:t>对自我图形的反应速度与准确率优于生人图形，</w:t>
      </w:r>
      <w:r w:rsidR="00883FA3">
        <w:rPr>
          <w:rStyle w:val="a5"/>
          <w:rFonts w:hint="eastAsia"/>
          <w:b w:val="0"/>
          <w:bCs w:val="0"/>
        </w:rPr>
        <w:t>且</w:t>
      </w:r>
      <w:r w:rsidR="005E5E52">
        <w:rPr>
          <w:rStyle w:val="a5"/>
          <w:rFonts w:hint="eastAsia"/>
          <w:b w:val="0"/>
          <w:bCs w:val="0"/>
        </w:rPr>
        <w:t>自我图形与生人图形的差异在高、低负荷间存在差异：</w:t>
      </w:r>
      <w:r>
        <w:rPr>
          <w:rStyle w:val="a5"/>
          <w:rFonts w:hint="eastAsia"/>
          <w:b w:val="0"/>
          <w:bCs w:val="0"/>
        </w:rPr>
        <w:t>相比于低</w:t>
      </w:r>
      <w:r w:rsidR="00782131">
        <w:rPr>
          <w:rStyle w:val="a5"/>
          <w:rFonts w:hint="eastAsia"/>
          <w:b w:val="0"/>
          <w:bCs w:val="0"/>
        </w:rPr>
        <w:t>认知</w:t>
      </w:r>
      <w:r>
        <w:rPr>
          <w:rStyle w:val="a5"/>
          <w:rFonts w:hint="eastAsia"/>
          <w:b w:val="0"/>
          <w:bCs w:val="0"/>
        </w:rPr>
        <w:t>负荷，高</w:t>
      </w:r>
      <w:r w:rsidR="00782131">
        <w:rPr>
          <w:rStyle w:val="a5"/>
          <w:rFonts w:hint="eastAsia"/>
          <w:b w:val="0"/>
          <w:bCs w:val="0"/>
        </w:rPr>
        <w:t>认知</w:t>
      </w:r>
      <w:r>
        <w:rPr>
          <w:rStyle w:val="a5"/>
          <w:rFonts w:hint="eastAsia"/>
          <w:b w:val="0"/>
          <w:bCs w:val="0"/>
        </w:rPr>
        <w:t>负荷下自我图形与生人图形间反应时</w:t>
      </w:r>
      <w:r w:rsidR="00782131">
        <w:rPr>
          <w:rStyle w:val="a5"/>
          <w:rFonts w:hint="eastAsia"/>
          <w:b w:val="0"/>
          <w:bCs w:val="0"/>
        </w:rPr>
        <w:t>、</w:t>
      </w:r>
      <w:r>
        <w:rPr>
          <w:rStyle w:val="a5"/>
          <w:rFonts w:hint="eastAsia"/>
          <w:b w:val="0"/>
          <w:bCs w:val="0"/>
        </w:rPr>
        <w:t>正确率的差异</w:t>
      </w:r>
      <w:r w:rsidR="00782131">
        <w:rPr>
          <w:rStyle w:val="a5"/>
          <w:rFonts w:hint="eastAsia"/>
          <w:b w:val="0"/>
          <w:bCs w:val="0"/>
        </w:rPr>
        <w:t>减小</w:t>
      </w:r>
      <w:r w:rsidR="00D93018">
        <w:rPr>
          <w:rStyle w:val="a5"/>
          <w:rFonts w:hint="eastAsia"/>
          <w:b w:val="0"/>
          <w:bCs w:val="0"/>
        </w:rPr>
        <w:t>，自我优势效应减弱</w:t>
      </w:r>
      <w:r>
        <w:rPr>
          <w:rStyle w:val="a5"/>
          <w:rFonts w:hint="eastAsia"/>
          <w:b w:val="0"/>
          <w:bCs w:val="0"/>
        </w:rPr>
        <w:t>。</w:t>
      </w:r>
      <w:r w:rsidR="003525BC" w:rsidRPr="003525BC">
        <w:rPr>
          <w:rStyle w:val="a5"/>
          <w:rFonts w:hint="eastAsia"/>
          <w:b w:val="0"/>
          <w:bCs w:val="0"/>
        </w:rPr>
        <w:t>另一方面，当自我与任务无关时，与任务有关的信息会获得更高的加工优先级以及更多的认知资源，自我信息编码有限，自我优势效应不会稳定出现，高、低认知负荷间的自我优势效应可能不存在明显差异。</w:t>
      </w:r>
      <w:r w:rsidR="003525BC">
        <w:rPr>
          <w:rStyle w:val="a5"/>
          <w:rFonts w:hint="eastAsia"/>
          <w:b w:val="0"/>
          <w:bCs w:val="0"/>
        </w:rPr>
        <w:t>具体表现为：</w:t>
      </w:r>
      <w:r w:rsidR="00463553">
        <w:rPr>
          <w:rStyle w:val="a5"/>
          <w:rFonts w:hint="eastAsia"/>
          <w:b w:val="0"/>
          <w:bCs w:val="0"/>
        </w:rPr>
        <w:t>在自我与任务无关的匹配条件下，</w:t>
      </w:r>
      <w:r w:rsidR="005E5E52">
        <w:rPr>
          <w:rStyle w:val="a5"/>
          <w:rFonts w:hint="eastAsia"/>
          <w:b w:val="0"/>
          <w:bCs w:val="0"/>
        </w:rPr>
        <w:t>自我图形仅可能在反应速度上快于生人图形，自我图形与生人图形的反应时差异可能在高、低认知负荷间不存在差异。</w:t>
      </w:r>
    </w:p>
    <w:p w14:paraId="16C9CB2F" w14:textId="77777777" w:rsidR="00D4720F" w:rsidRPr="00626634" w:rsidRDefault="00D4720F" w:rsidP="00D4720F">
      <w:pPr>
        <w:pStyle w:val="a6"/>
        <w:ind w:left="0"/>
        <w:rPr>
          <w:rStyle w:val="a5"/>
          <w:rFonts w:hint="eastAsia"/>
          <w:i w:val="0"/>
          <w:iCs/>
          <w:color w:val="auto"/>
        </w:rPr>
      </w:pPr>
      <w:r w:rsidRPr="00626634">
        <w:rPr>
          <w:rStyle w:val="a5"/>
          <w:i w:val="0"/>
          <w:iCs/>
          <w:color w:val="auto"/>
        </w:rPr>
        <w:t xml:space="preserve">B8 </w:t>
      </w:r>
      <w:r>
        <w:rPr>
          <w:rStyle w:val="a5"/>
          <w:rFonts w:hint="eastAsia"/>
          <w:i w:val="0"/>
          <w:iCs/>
          <w:color w:val="auto"/>
        </w:rPr>
        <w:t>英文假设/研究问题</w:t>
      </w:r>
    </w:p>
    <w:p w14:paraId="5F8097BE" w14:textId="7148CE49" w:rsidR="009B54B1" w:rsidRDefault="009B54B1" w:rsidP="009B54B1">
      <w:pPr>
        <w:pStyle w:val="a6"/>
        <w:ind w:left="0" w:firstLineChars="200" w:firstLine="420"/>
        <w:jc w:val="both"/>
        <w:rPr>
          <w:rStyle w:val="a5"/>
          <w:rFonts w:ascii="Segoe UI" w:hAnsi="Segoe UI" w:cs="Segoe UI"/>
          <w:b w:val="0"/>
          <w:bCs w:val="0"/>
          <w:szCs w:val="21"/>
        </w:rPr>
      </w:pPr>
      <w:r w:rsidRPr="009B54B1">
        <w:rPr>
          <w:rFonts w:ascii="Segoe UI" w:hAnsi="Segoe UI" w:cs="Segoe UI"/>
          <w:szCs w:val="21"/>
        </w:rPr>
        <w:t>H1: Target figures outperform non-target figures in reaction speed and accuracy. Specifically:</w:t>
      </w:r>
      <w:r>
        <w:rPr>
          <w:rFonts w:ascii="Segoe UI" w:hAnsi="Segoe UI" w:cs="Segoe UI" w:hint="eastAsia"/>
          <w:szCs w:val="21"/>
        </w:rPr>
        <w:t xml:space="preserve"> </w:t>
      </w:r>
      <w:r w:rsidRPr="009B54B1">
        <w:rPr>
          <w:rStyle w:val="a5"/>
          <w:rFonts w:ascii="Segoe UI" w:hAnsi="Segoe UI" w:cs="Segoe UI" w:hint="eastAsia"/>
          <w:b w:val="0"/>
          <w:bCs w:val="0"/>
          <w:szCs w:val="21"/>
        </w:rPr>
        <w:t>Self-figures &gt; friend-figures &amp; stranger-figures (target = self);</w:t>
      </w:r>
      <w:r>
        <w:rPr>
          <w:rStyle w:val="a5"/>
          <w:rFonts w:ascii="Segoe UI" w:hAnsi="Segoe UI" w:cs="Segoe UI" w:hint="eastAsia"/>
          <w:b w:val="0"/>
          <w:bCs w:val="0"/>
          <w:szCs w:val="21"/>
        </w:rPr>
        <w:t xml:space="preserve"> </w:t>
      </w:r>
      <w:r w:rsidRPr="009B54B1">
        <w:rPr>
          <w:rStyle w:val="a5"/>
          <w:rFonts w:ascii="Segoe UI" w:hAnsi="Segoe UI" w:cs="Segoe UI" w:hint="eastAsia"/>
          <w:b w:val="0"/>
          <w:bCs w:val="0"/>
          <w:szCs w:val="21"/>
        </w:rPr>
        <w:t>Friend-figures &gt; other non-friend figures (target = friend);</w:t>
      </w:r>
      <w:r>
        <w:rPr>
          <w:rStyle w:val="a5"/>
          <w:rFonts w:ascii="Segoe UI" w:hAnsi="Segoe UI" w:cs="Segoe UI" w:hint="eastAsia"/>
          <w:b w:val="0"/>
          <w:bCs w:val="0"/>
          <w:szCs w:val="21"/>
        </w:rPr>
        <w:t xml:space="preserve"> </w:t>
      </w:r>
      <w:r w:rsidRPr="009B54B1">
        <w:rPr>
          <w:rStyle w:val="a5"/>
          <w:rFonts w:ascii="Segoe UI" w:hAnsi="Segoe UI" w:cs="Segoe UI" w:hint="eastAsia"/>
          <w:b w:val="0"/>
          <w:bCs w:val="0"/>
          <w:szCs w:val="21"/>
        </w:rPr>
        <w:t xml:space="preserve">Stranger-figures &gt; other non-stranger figures </w:t>
      </w:r>
      <w:r w:rsidRPr="009B54B1">
        <w:rPr>
          <w:rStyle w:val="a5"/>
          <w:rFonts w:ascii="Segoe UI" w:hAnsi="Segoe UI" w:cs="Segoe UI" w:hint="eastAsia"/>
          <w:b w:val="0"/>
          <w:bCs w:val="0"/>
          <w:szCs w:val="21"/>
        </w:rPr>
        <w:lastRenderedPageBreak/>
        <w:t>(target = stranger).</w:t>
      </w:r>
    </w:p>
    <w:p w14:paraId="63110C18" w14:textId="2C881D60" w:rsidR="009B54B1" w:rsidRDefault="009B54B1" w:rsidP="009B54B1">
      <w:pPr>
        <w:pStyle w:val="a6"/>
        <w:ind w:left="0" w:firstLineChars="200" w:firstLine="420"/>
        <w:jc w:val="both"/>
        <w:rPr>
          <w:rFonts w:ascii="Segoe UI" w:hAnsi="Segoe UI" w:cs="Segoe UI"/>
          <w:szCs w:val="21"/>
        </w:rPr>
      </w:pPr>
      <w:r w:rsidRPr="009B54B1">
        <w:rPr>
          <w:rFonts w:ascii="Segoe UI" w:hAnsi="Segoe UI" w:cs="Segoe UI"/>
          <w:szCs w:val="21"/>
        </w:rPr>
        <w:t>H2: Task-relevant self-matching elicits a self-</w:t>
      </w:r>
      <w:r w:rsidR="00BA6654">
        <w:rPr>
          <w:rFonts w:ascii="Segoe UI" w:hAnsi="Segoe UI" w:cs="Segoe UI" w:hint="eastAsia"/>
          <w:szCs w:val="21"/>
        </w:rPr>
        <w:t>prioritization</w:t>
      </w:r>
      <w:r w:rsidRPr="009B54B1">
        <w:rPr>
          <w:rFonts w:ascii="Segoe UI" w:hAnsi="Segoe UI" w:cs="Segoe UI"/>
          <w:szCs w:val="21"/>
        </w:rPr>
        <w:t xml:space="preserve"> effect: self-figures outperform friend/stranger-figures in speed and accuracy. Task-irrelevant self-matching shows a weak self-</w:t>
      </w:r>
      <w:r w:rsidR="00BA6654" w:rsidRPr="00BA6654">
        <w:rPr>
          <w:rFonts w:ascii="Segoe UI" w:hAnsi="Segoe UI" w:cs="Segoe UI" w:hint="eastAsia"/>
          <w:szCs w:val="21"/>
        </w:rPr>
        <w:t>prioritization</w:t>
      </w:r>
      <w:r w:rsidRPr="009B54B1">
        <w:rPr>
          <w:rFonts w:ascii="Segoe UI" w:hAnsi="Segoe UI" w:cs="Segoe UI"/>
          <w:szCs w:val="21"/>
        </w:rPr>
        <w:t>: self-figures are faster than stranger-figures only, with no significant difference in speed between self- and friend-figures, nor in accuracy across all three.</w:t>
      </w:r>
    </w:p>
    <w:p w14:paraId="6813429B" w14:textId="43E13DB0" w:rsidR="009B54B1" w:rsidRDefault="009B54B1" w:rsidP="009B54B1">
      <w:pPr>
        <w:pStyle w:val="a6"/>
        <w:ind w:left="0" w:firstLineChars="200" w:firstLine="420"/>
        <w:jc w:val="both"/>
        <w:rPr>
          <w:rFonts w:ascii="Segoe UI" w:hAnsi="Segoe UI" w:cs="Segoe UI"/>
          <w:szCs w:val="21"/>
        </w:rPr>
      </w:pPr>
      <w:r w:rsidRPr="009B54B1">
        <w:rPr>
          <w:rFonts w:ascii="Segoe UI" w:hAnsi="Segoe UI" w:cs="Segoe UI"/>
          <w:szCs w:val="21"/>
        </w:rPr>
        <w:t>H3a: If self-processing is automatic:</w:t>
      </w:r>
      <w:r w:rsidRPr="009B54B1">
        <w:rPr>
          <w:rFonts w:hint="eastAsia"/>
        </w:rPr>
        <w:t xml:space="preserve"> </w:t>
      </w:r>
      <w:r w:rsidRPr="009B54B1">
        <w:rPr>
          <w:rFonts w:ascii="Segoe UI" w:hAnsi="Segoe UI" w:cs="Segoe UI" w:hint="eastAsia"/>
          <w:szCs w:val="21"/>
        </w:rPr>
        <w:t>Task-relevant matching: Self-figures outperform stranger-figures (speed/accuracy); no significant variation in this gap between high/low cognitive load.</w:t>
      </w:r>
      <w:r>
        <w:rPr>
          <w:rFonts w:ascii="Segoe UI" w:hAnsi="Segoe UI" w:cs="Segoe UI" w:hint="eastAsia"/>
          <w:szCs w:val="21"/>
        </w:rPr>
        <w:t xml:space="preserve"> </w:t>
      </w:r>
      <w:r w:rsidRPr="009B54B1">
        <w:rPr>
          <w:rFonts w:ascii="Segoe UI" w:hAnsi="Segoe UI" w:cs="Segoe UI" w:hint="eastAsia"/>
          <w:szCs w:val="21"/>
        </w:rPr>
        <w:t>Task-irrelevant matching: Self-figures react faster than stranger-figures; no significant load-related variation in the speed gap.</w:t>
      </w:r>
    </w:p>
    <w:p w14:paraId="2DC4DCE6" w14:textId="7D9424F0" w:rsidR="009B54B1" w:rsidRPr="009B54B1" w:rsidRDefault="009B54B1" w:rsidP="009B54B1">
      <w:pPr>
        <w:pStyle w:val="a6"/>
        <w:ind w:left="0" w:firstLineChars="200" w:firstLine="420"/>
        <w:jc w:val="both"/>
        <w:rPr>
          <w:rStyle w:val="a5"/>
          <w:rFonts w:ascii="Segoe UI" w:hAnsi="Segoe UI" w:cs="Segoe UI"/>
          <w:b w:val="0"/>
          <w:bCs w:val="0"/>
          <w:szCs w:val="21"/>
        </w:rPr>
      </w:pPr>
      <w:r w:rsidRPr="009B54B1">
        <w:rPr>
          <w:rStyle w:val="a5"/>
          <w:rFonts w:ascii="Segoe UI" w:hAnsi="Segoe UI" w:cs="Segoe UI" w:hint="eastAsia"/>
          <w:b w:val="0"/>
          <w:bCs w:val="0"/>
          <w:szCs w:val="21"/>
        </w:rPr>
        <w:t>H3b: If self-</w:t>
      </w:r>
      <w:r w:rsidRPr="009B54B1">
        <w:rPr>
          <w:rFonts w:hint="eastAsia"/>
        </w:rPr>
        <w:t>processing</w:t>
      </w:r>
      <w:r w:rsidRPr="009B54B1">
        <w:rPr>
          <w:rStyle w:val="a5"/>
          <w:rFonts w:ascii="Segoe UI" w:hAnsi="Segoe UI" w:cs="Segoe UI" w:hint="eastAsia"/>
          <w:b w:val="0"/>
          <w:bCs w:val="0"/>
          <w:szCs w:val="21"/>
        </w:rPr>
        <w:t xml:space="preserve"> is controlled:</w:t>
      </w:r>
      <w:r>
        <w:rPr>
          <w:rStyle w:val="a5"/>
          <w:rFonts w:ascii="Segoe UI" w:hAnsi="Segoe UI" w:cs="Segoe UI" w:hint="eastAsia"/>
          <w:b w:val="0"/>
          <w:bCs w:val="0"/>
          <w:szCs w:val="21"/>
        </w:rPr>
        <w:t xml:space="preserve"> </w:t>
      </w:r>
      <w:r w:rsidRPr="009B54B1">
        <w:rPr>
          <w:rStyle w:val="a5"/>
          <w:rFonts w:ascii="Segoe UI" w:hAnsi="Segoe UI" w:cs="Segoe UI" w:hint="eastAsia"/>
          <w:b w:val="0"/>
          <w:bCs w:val="0"/>
          <w:szCs w:val="21"/>
        </w:rPr>
        <w:t xml:space="preserve">Task-relevant </w:t>
      </w:r>
      <w:r w:rsidRPr="009B54B1">
        <w:rPr>
          <w:rFonts w:hint="eastAsia"/>
        </w:rPr>
        <w:t>matching</w:t>
      </w:r>
      <w:r w:rsidRPr="009B54B1">
        <w:rPr>
          <w:rStyle w:val="a5"/>
          <w:rFonts w:ascii="Segoe UI" w:hAnsi="Segoe UI" w:cs="Segoe UI" w:hint="eastAsia"/>
          <w:b w:val="0"/>
          <w:bCs w:val="0"/>
          <w:szCs w:val="21"/>
        </w:rPr>
        <w:t>: High vs. low cognitive load reduces the speed/accuracy gap between self- and stranger-figures, weakening the self-</w:t>
      </w:r>
      <w:r w:rsidR="00BA6654" w:rsidRPr="00BA6654">
        <w:rPr>
          <w:rFonts w:ascii="Segoe UI" w:hAnsi="Segoe UI" w:cs="Segoe UI" w:hint="eastAsia"/>
          <w:szCs w:val="21"/>
        </w:rPr>
        <w:t xml:space="preserve"> </w:t>
      </w:r>
      <w:r w:rsidR="00BA6654">
        <w:rPr>
          <w:rFonts w:ascii="Segoe UI" w:hAnsi="Segoe UI" w:cs="Segoe UI" w:hint="eastAsia"/>
          <w:szCs w:val="21"/>
        </w:rPr>
        <w:t>prioritization effect</w:t>
      </w:r>
      <w:r w:rsidRPr="009B54B1">
        <w:rPr>
          <w:rStyle w:val="a5"/>
          <w:rFonts w:ascii="Segoe UI" w:hAnsi="Segoe UI" w:cs="Segoe UI" w:hint="eastAsia"/>
          <w:b w:val="0"/>
          <w:bCs w:val="0"/>
          <w:szCs w:val="21"/>
        </w:rPr>
        <w:t>.</w:t>
      </w:r>
      <w:r>
        <w:rPr>
          <w:rStyle w:val="a5"/>
          <w:rFonts w:ascii="Segoe UI" w:hAnsi="Segoe UI" w:cs="Segoe UI" w:hint="eastAsia"/>
          <w:b w:val="0"/>
          <w:bCs w:val="0"/>
          <w:szCs w:val="21"/>
        </w:rPr>
        <w:t xml:space="preserve"> </w:t>
      </w:r>
      <w:r w:rsidRPr="009B54B1">
        <w:rPr>
          <w:rStyle w:val="a5"/>
          <w:rFonts w:ascii="Segoe UI" w:hAnsi="Segoe UI" w:cs="Segoe UI" w:hint="eastAsia"/>
          <w:b w:val="0"/>
          <w:bCs w:val="0"/>
          <w:szCs w:val="21"/>
        </w:rPr>
        <w:t xml:space="preserve">Task-irrelevant </w:t>
      </w:r>
      <w:r w:rsidRPr="009B54B1">
        <w:rPr>
          <w:rFonts w:hint="eastAsia"/>
        </w:rPr>
        <w:t>matching</w:t>
      </w:r>
      <w:r w:rsidRPr="009B54B1">
        <w:rPr>
          <w:rStyle w:val="a5"/>
          <w:rFonts w:ascii="Segoe UI" w:hAnsi="Segoe UI" w:cs="Segoe UI" w:hint="eastAsia"/>
          <w:b w:val="0"/>
          <w:bCs w:val="0"/>
          <w:szCs w:val="21"/>
        </w:rPr>
        <w:t>: High vs. low cognitive load shrinks the speed gap between self- and stranger-figures, with the self-</w:t>
      </w:r>
      <w:r w:rsidR="00BA6654">
        <w:rPr>
          <w:rFonts w:ascii="Segoe UI" w:hAnsi="Segoe UI" w:cs="Segoe UI" w:hint="eastAsia"/>
          <w:szCs w:val="21"/>
        </w:rPr>
        <w:t>prioritization</w:t>
      </w:r>
      <w:r w:rsidR="00BA6654" w:rsidRPr="009B54B1">
        <w:rPr>
          <w:rFonts w:ascii="Segoe UI" w:hAnsi="Segoe UI" w:cs="Segoe UI"/>
          <w:szCs w:val="21"/>
        </w:rPr>
        <w:t xml:space="preserve"> </w:t>
      </w:r>
      <w:r w:rsidR="00BA6654">
        <w:rPr>
          <w:rFonts w:ascii="Segoe UI" w:hAnsi="Segoe UI" w:cs="Segoe UI" w:hint="eastAsia"/>
          <w:szCs w:val="21"/>
        </w:rPr>
        <w:t xml:space="preserve">effect </w:t>
      </w:r>
      <w:r w:rsidRPr="009B54B1">
        <w:rPr>
          <w:rStyle w:val="a5"/>
          <w:rFonts w:ascii="Segoe UI" w:hAnsi="Segoe UI" w:cs="Segoe UI" w:hint="eastAsia"/>
          <w:b w:val="0"/>
          <w:bCs w:val="0"/>
          <w:szCs w:val="21"/>
        </w:rPr>
        <w:t>weakened or eliminated.</w:t>
      </w:r>
    </w:p>
    <w:p w14:paraId="2CD149A3" w14:textId="49828DBF" w:rsidR="008E0B56" w:rsidRDefault="008E0B56" w:rsidP="008E0B56">
      <w:pPr>
        <w:pStyle w:val="a6"/>
        <w:ind w:left="0"/>
        <w:rPr>
          <w:rStyle w:val="a5"/>
          <w:rFonts w:hint="eastAsia"/>
          <w:i w:val="0"/>
          <w:iCs/>
          <w:color w:val="auto"/>
        </w:rPr>
      </w:pPr>
      <w:r w:rsidRPr="000F790D">
        <w:rPr>
          <w:rStyle w:val="a5"/>
          <w:rFonts w:hint="eastAsia"/>
          <w:i w:val="0"/>
          <w:iCs/>
          <w:color w:val="auto"/>
        </w:rPr>
        <w:t>B</w:t>
      </w:r>
      <w:r w:rsidR="00C94493">
        <w:rPr>
          <w:rStyle w:val="a5"/>
          <w:i w:val="0"/>
          <w:iCs/>
          <w:color w:val="auto"/>
        </w:rPr>
        <w:t>9</w:t>
      </w:r>
      <w:r w:rsidRPr="000F790D">
        <w:rPr>
          <w:rStyle w:val="a5"/>
          <w:i w:val="0"/>
          <w:iCs/>
          <w:color w:val="auto"/>
        </w:rPr>
        <w:t>关键词</w:t>
      </w:r>
      <w:r w:rsidRPr="000932DA">
        <w:rPr>
          <w:rStyle w:val="a5"/>
          <w:rFonts w:hint="eastAsia"/>
          <w:i w:val="0"/>
          <w:iCs/>
          <w:color w:val="auto"/>
        </w:rPr>
        <w:t>（必填）</w:t>
      </w:r>
      <w:r w:rsidRPr="001445BF">
        <w:rPr>
          <w:rStyle w:val="a5"/>
          <w:rFonts w:hint="eastAsia"/>
          <w:color w:val="FF0000"/>
        </w:rPr>
        <w:t>*</w:t>
      </w:r>
    </w:p>
    <w:p w14:paraId="731B7B53" w14:textId="252B0E2A" w:rsidR="00F94591" w:rsidRPr="000151F5" w:rsidRDefault="00055103" w:rsidP="00F94591">
      <w:pPr>
        <w:pStyle w:val="a6"/>
        <w:ind w:left="0" w:firstLineChars="200" w:firstLine="420"/>
        <w:jc w:val="both"/>
        <w:rPr>
          <w:rFonts w:ascii="Segoe UI" w:hAnsi="Segoe UI" w:cs="Segoe UI"/>
          <w:b/>
          <w:bCs/>
          <w:szCs w:val="21"/>
          <w:lang w:val="en"/>
        </w:rPr>
      </w:pPr>
      <w:r>
        <w:rPr>
          <w:rFonts w:ascii="Segoe UI" w:hAnsi="Segoe UI" w:cs="Segoe UI" w:hint="eastAsia"/>
          <w:szCs w:val="21"/>
          <w:lang w:val="en"/>
        </w:rPr>
        <w:t>自我优势效应；任务相关性；认知负荷；贝叶斯层级模型</w:t>
      </w:r>
      <w:r w:rsidR="007604CF" w:rsidRPr="000151F5">
        <w:rPr>
          <w:rFonts w:ascii="Segoe UI" w:hAnsi="Segoe UI" w:cs="Segoe UI"/>
          <w:b/>
          <w:bCs/>
          <w:szCs w:val="21"/>
          <w:lang w:val="en"/>
        </w:rPr>
        <w:t xml:space="preserve"> </w:t>
      </w:r>
    </w:p>
    <w:bookmarkEnd w:id="0"/>
    <w:p w14:paraId="52996786" w14:textId="22798EBA" w:rsidR="00C94493" w:rsidRPr="00626634" w:rsidRDefault="00C94493" w:rsidP="00C94493">
      <w:pPr>
        <w:pStyle w:val="a6"/>
        <w:ind w:left="0"/>
        <w:rPr>
          <w:rStyle w:val="a5"/>
          <w:rFonts w:hint="eastAsia"/>
          <w:i w:val="0"/>
          <w:iCs/>
          <w:color w:val="auto"/>
        </w:rPr>
      </w:pPr>
      <w:r w:rsidRPr="00626634">
        <w:rPr>
          <w:rStyle w:val="a5"/>
          <w:i w:val="0"/>
          <w:iCs/>
          <w:color w:val="auto"/>
        </w:rPr>
        <w:t>B</w:t>
      </w:r>
      <w:r>
        <w:rPr>
          <w:rStyle w:val="a5"/>
          <w:i w:val="0"/>
          <w:iCs/>
          <w:color w:val="auto"/>
        </w:rPr>
        <w:t>10</w:t>
      </w:r>
      <w:r w:rsidRPr="00626634">
        <w:rPr>
          <w:rStyle w:val="a5"/>
          <w:i w:val="0"/>
          <w:iCs/>
          <w:color w:val="auto"/>
        </w:rPr>
        <w:t xml:space="preserve"> </w:t>
      </w:r>
      <w:r>
        <w:rPr>
          <w:rStyle w:val="a5"/>
          <w:rFonts w:hint="eastAsia"/>
          <w:i w:val="0"/>
          <w:iCs/>
          <w:color w:val="auto"/>
        </w:rPr>
        <w:t>英文关键词</w:t>
      </w:r>
      <w:r w:rsidRPr="00626634">
        <w:rPr>
          <w:rStyle w:val="a5"/>
          <w:i w:val="0"/>
          <w:iCs/>
          <w:color w:val="auto"/>
        </w:rPr>
        <w:t xml:space="preserve"> (</w:t>
      </w:r>
      <w:r>
        <w:rPr>
          <w:rStyle w:val="a5"/>
          <w:rFonts w:hint="eastAsia"/>
          <w:i w:val="0"/>
          <w:iCs/>
          <w:color w:val="auto"/>
        </w:rPr>
        <w:t>必填</w:t>
      </w:r>
      <w:r w:rsidRPr="000932DA">
        <w:rPr>
          <w:rStyle w:val="a5"/>
          <w:rFonts w:hint="eastAsia"/>
          <w:i w:val="0"/>
          <w:iCs/>
          <w:color w:val="auto"/>
        </w:rPr>
        <w:t>）</w:t>
      </w:r>
      <w:r w:rsidRPr="001445BF">
        <w:rPr>
          <w:rStyle w:val="a5"/>
          <w:rFonts w:hint="eastAsia"/>
          <w:color w:val="FF0000"/>
        </w:rPr>
        <w:t>*</w:t>
      </w:r>
    </w:p>
    <w:p w14:paraId="622557DE" w14:textId="16820406" w:rsidR="00C94493" w:rsidRDefault="00192B9F" w:rsidP="00C94493">
      <w:pPr>
        <w:pStyle w:val="a6"/>
        <w:ind w:left="0" w:firstLineChars="200" w:firstLine="420"/>
        <w:jc w:val="both"/>
        <w:rPr>
          <w:rFonts w:ascii="Segoe UI" w:hAnsi="Segoe UI" w:cs="Segoe UI"/>
          <w:szCs w:val="21"/>
          <w:lang w:val="en"/>
        </w:rPr>
      </w:pPr>
      <w:r w:rsidRPr="00192B9F">
        <w:rPr>
          <w:rFonts w:ascii="Segoe UI" w:hAnsi="Segoe UI" w:cs="Segoe UI" w:hint="eastAsia"/>
          <w:szCs w:val="21"/>
          <w:lang w:val="en"/>
        </w:rPr>
        <w:t>self-</w:t>
      </w:r>
      <w:r>
        <w:rPr>
          <w:rFonts w:ascii="Segoe UI" w:hAnsi="Segoe UI" w:cs="Segoe UI" w:hint="eastAsia"/>
          <w:szCs w:val="21"/>
        </w:rPr>
        <w:t>prioritization</w:t>
      </w:r>
      <w:r w:rsidRPr="009B54B1">
        <w:rPr>
          <w:rFonts w:ascii="Segoe UI" w:hAnsi="Segoe UI" w:cs="Segoe UI"/>
          <w:szCs w:val="21"/>
        </w:rPr>
        <w:t xml:space="preserve"> </w:t>
      </w:r>
      <w:r w:rsidRPr="00192B9F">
        <w:rPr>
          <w:rFonts w:ascii="Segoe UI" w:hAnsi="Segoe UI" w:cs="Segoe UI" w:hint="eastAsia"/>
          <w:szCs w:val="21"/>
          <w:lang w:val="en"/>
        </w:rPr>
        <w:t>effec</w:t>
      </w:r>
      <w:r>
        <w:rPr>
          <w:rFonts w:ascii="Segoe UI" w:hAnsi="Segoe UI" w:cs="Segoe UI" w:hint="eastAsia"/>
          <w:szCs w:val="21"/>
          <w:lang w:val="en"/>
        </w:rPr>
        <w:t xml:space="preserve">t; </w:t>
      </w:r>
      <w:r w:rsidRPr="00192B9F">
        <w:rPr>
          <w:rFonts w:ascii="Segoe UI" w:hAnsi="Segoe UI" w:cs="Segoe UI" w:hint="eastAsia"/>
          <w:szCs w:val="21"/>
          <w:lang w:val="en"/>
        </w:rPr>
        <w:t>task relevance</w:t>
      </w:r>
      <w:r>
        <w:rPr>
          <w:rFonts w:ascii="Segoe UI" w:hAnsi="Segoe UI" w:cs="Segoe UI" w:hint="eastAsia"/>
          <w:szCs w:val="21"/>
          <w:lang w:val="en"/>
        </w:rPr>
        <w:t xml:space="preserve">; </w:t>
      </w:r>
      <w:r w:rsidRPr="00192B9F">
        <w:rPr>
          <w:rFonts w:ascii="Segoe UI" w:hAnsi="Segoe UI" w:cs="Segoe UI" w:hint="eastAsia"/>
          <w:szCs w:val="21"/>
          <w:lang w:val="en"/>
        </w:rPr>
        <w:t>cognitive load</w:t>
      </w:r>
      <w:r>
        <w:rPr>
          <w:rFonts w:ascii="Segoe UI" w:hAnsi="Segoe UI" w:cs="Segoe UI" w:hint="eastAsia"/>
          <w:szCs w:val="21"/>
          <w:lang w:val="en"/>
        </w:rPr>
        <w:t xml:space="preserve">; </w:t>
      </w:r>
      <w:r w:rsidRPr="00192B9F">
        <w:rPr>
          <w:rFonts w:ascii="Segoe UI" w:hAnsi="Segoe UI" w:cs="Segoe UI" w:hint="eastAsia"/>
          <w:szCs w:val="21"/>
          <w:lang w:val="en"/>
        </w:rPr>
        <w:t>Bayesian hierarchical model</w:t>
      </w:r>
    </w:p>
    <w:p w14:paraId="4DA8D7D5" w14:textId="1E3A700D" w:rsidR="00C94493" w:rsidRDefault="00C94493" w:rsidP="00C94493">
      <w:pPr>
        <w:pStyle w:val="a6"/>
        <w:ind w:left="0"/>
        <w:rPr>
          <w:rStyle w:val="a5"/>
          <w:rFonts w:hint="eastAsia"/>
          <w:color w:val="FF0000"/>
        </w:rPr>
      </w:pPr>
      <w:r w:rsidRPr="004E677B">
        <w:rPr>
          <w:rStyle w:val="a5"/>
          <w:i w:val="0"/>
          <w:iCs/>
          <w:color w:val="auto"/>
        </w:rPr>
        <w:t xml:space="preserve">B11 </w:t>
      </w:r>
      <w:r w:rsidRPr="004E677B">
        <w:rPr>
          <w:rStyle w:val="a5"/>
          <w:rFonts w:hint="eastAsia"/>
          <w:i w:val="0"/>
          <w:iCs/>
          <w:color w:val="auto"/>
        </w:rPr>
        <w:t>学科分类</w:t>
      </w:r>
      <w:r w:rsidRPr="001445BF">
        <w:rPr>
          <w:rStyle w:val="a5"/>
          <w:rFonts w:hint="eastAsia"/>
          <w:color w:val="FF0000"/>
        </w:rPr>
        <w:t>*</w:t>
      </w:r>
    </w:p>
    <w:p w14:paraId="616CEDB4" w14:textId="46E04CD4" w:rsidR="00C94493" w:rsidRDefault="00FC7AAD" w:rsidP="00C94493">
      <w:pPr>
        <w:pStyle w:val="a6"/>
        <w:ind w:left="0" w:firstLineChars="200" w:firstLine="420"/>
        <w:jc w:val="both"/>
        <w:rPr>
          <w:rFonts w:ascii="Segoe UI" w:hAnsi="Segoe UI" w:cs="Segoe UI"/>
          <w:szCs w:val="21"/>
          <w:lang w:val="en"/>
        </w:rPr>
      </w:pPr>
      <w:r>
        <w:rPr>
          <w:rFonts w:ascii="Segoe UI" w:hAnsi="Segoe UI" w:cs="Segoe UI" w:hint="eastAsia"/>
          <w:szCs w:val="21"/>
          <w:lang w:val="en"/>
        </w:rPr>
        <w:t>B84</w:t>
      </w:r>
      <w:r>
        <w:rPr>
          <w:rFonts w:ascii="Segoe UI" w:hAnsi="Segoe UI" w:cs="Segoe UI"/>
          <w:szCs w:val="21"/>
          <w:lang w:val="en"/>
        </w:rPr>
        <w:t xml:space="preserve"> </w:t>
      </w:r>
    </w:p>
    <w:p w14:paraId="2AE7FEBD" w14:textId="77777777" w:rsidR="00C94493" w:rsidRDefault="00C94493" w:rsidP="00C94493">
      <w:pPr>
        <w:pStyle w:val="a6"/>
        <w:ind w:left="0"/>
        <w:rPr>
          <w:rStyle w:val="a5"/>
          <w:rFonts w:hint="eastAsia"/>
          <w:i w:val="0"/>
          <w:iCs/>
          <w:color w:val="auto"/>
        </w:rPr>
      </w:pPr>
      <w:r w:rsidRPr="004E677B">
        <w:rPr>
          <w:rStyle w:val="a5"/>
          <w:i w:val="0"/>
          <w:iCs/>
          <w:color w:val="auto"/>
        </w:rPr>
        <w:t>B12</w:t>
      </w:r>
      <w:r w:rsidRPr="004E677B">
        <w:rPr>
          <w:rStyle w:val="a5"/>
          <w:rFonts w:hint="eastAsia"/>
          <w:i w:val="0"/>
          <w:iCs/>
          <w:color w:val="auto"/>
        </w:rPr>
        <w:t>项目</w:t>
      </w:r>
    </w:p>
    <w:p w14:paraId="2124652A" w14:textId="25C60130" w:rsidR="00C94493" w:rsidRPr="007E32F9" w:rsidRDefault="00FC7AAD" w:rsidP="00C94493">
      <w:pPr>
        <w:pStyle w:val="a6"/>
        <w:ind w:left="0" w:firstLineChars="200" w:firstLine="420"/>
        <w:jc w:val="both"/>
        <w:rPr>
          <w:rFonts w:ascii="Segoe UI" w:hAnsi="Segoe UI" w:cs="Segoe UI"/>
          <w:szCs w:val="21"/>
        </w:rPr>
      </w:pPr>
      <w:r>
        <w:rPr>
          <w:rFonts w:ascii="Segoe UI" w:hAnsi="Segoe UI" w:cs="Segoe UI" w:hint="eastAsia"/>
          <w:szCs w:val="21"/>
          <w:lang w:val="en"/>
        </w:rPr>
        <w:t>无</w:t>
      </w:r>
    </w:p>
    <w:p w14:paraId="7E379465" w14:textId="2C6528BF" w:rsidR="00381942" w:rsidRDefault="00381942" w:rsidP="00381942">
      <w:pPr>
        <w:rPr>
          <w:rStyle w:val="a5"/>
          <w:rFonts w:hint="eastAsia"/>
          <w:b w:val="0"/>
          <w:bCs w:val="0"/>
        </w:rPr>
      </w:pPr>
      <w:r>
        <w:rPr>
          <w:rStyle w:val="a5"/>
          <w:rFonts w:hint="eastAsia"/>
        </w:rPr>
        <w:t>B</w:t>
      </w:r>
      <w:r w:rsidR="00C94493">
        <w:rPr>
          <w:rStyle w:val="a5"/>
        </w:rPr>
        <w:t>13</w:t>
      </w:r>
      <w:r>
        <w:rPr>
          <w:rStyle w:val="a5"/>
        </w:rPr>
        <w:t xml:space="preserve"> </w:t>
      </w:r>
      <w:r w:rsidRPr="00E864B5">
        <w:rPr>
          <w:rStyle w:val="a5"/>
          <w:rFonts w:hint="eastAsia"/>
        </w:rPr>
        <w:t>研究类型（必填）</w:t>
      </w:r>
      <w:r w:rsidRPr="001445BF">
        <w:rPr>
          <w:rStyle w:val="a5"/>
          <w:rFonts w:hint="eastAsia"/>
          <w:color w:val="FF0000"/>
        </w:rPr>
        <w:t>*</w:t>
      </w:r>
    </w:p>
    <w:p w14:paraId="712E2FA3" w14:textId="6E0AC365" w:rsidR="00381942" w:rsidRDefault="00630653" w:rsidP="00381942">
      <w:pPr>
        <w:pStyle w:val="a6"/>
        <w:numPr>
          <w:ilvl w:val="0"/>
          <w:numId w:val="7"/>
        </w:numPr>
        <w:rPr>
          <w:rStyle w:val="a5"/>
          <w:rFonts w:hint="eastAsia"/>
          <w:b w:val="0"/>
          <w:bCs w:val="0"/>
        </w:rPr>
      </w:pPr>
      <w:r w:rsidRPr="00630653">
        <w:rPr>
          <w:rStyle w:val="a5"/>
          <w:rFonts w:hint="eastAsia"/>
          <w:b w:val="0"/>
          <w:bCs w:val="0"/>
        </w:rPr>
        <w:t>实验研究（研究人员随机分配实验处理给不同的被试，可以是现场试验，也可以是实验室实验）；</w:t>
      </w:r>
    </w:p>
    <w:p w14:paraId="316379CA" w14:textId="0B6A19E0" w:rsidR="0012537A" w:rsidRPr="00165A9F" w:rsidRDefault="002A63A9" w:rsidP="0012537A">
      <w:pPr>
        <w:pStyle w:val="2"/>
        <w:rPr>
          <w:rStyle w:val="a5"/>
          <w:rFonts w:hint="eastAsia"/>
          <w:b/>
          <w:bCs/>
        </w:rPr>
      </w:pPr>
      <w:r>
        <w:rPr>
          <w:rStyle w:val="a5"/>
          <w:rFonts w:hint="eastAsia"/>
          <w:b/>
          <w:bCs/>
        </w:rPr>
        <w:t>引言</w:t>
      </w:r>
      <w:r w:rsidR="00225FC8">
        <w:rPr>
          <w:rStyle w:val="a5"/>
          <w:b/>
          <w:bCs/>
        </w:rPr>
        <w:t>Introduction</w:t>
      </w:r>
    </w:p>
    <w:p w14:paraId="22C37CF7" w14:textId="2BD91F1E" w:rsidR="0012537A" w:rsidRPr="00165A9F" w:rsidRDefault="00344D53" w:rsidP="00165A9F">
      <w:pPr>
        <w:pStyle w:val="a6"/>
        <w:ind w:left="0"/>
        <w:rPr>
          <w:rStyle w:val="a5"/>
          <w:rFonts w:hint="eastAsia"/>
          <w:iCs/>
        </w:rPr>
      </w:pPr>
      <w:r w:rsidRPr="00165A9F">
        <w:rPr>
          <w:rStyle w:val="a5"/>
          <w:i w:val="0"/>
          <w:iCs/>
          <w:color w:val="auto"/>
        </w:rPr>
        <w:t>I1</w:t>
      </w:r>
      <w:r w:rsidR="0012537A" w:rsidRPr="00165A9F">
        <w:rPr>
          <w:rStyle w:val="a5"/>
          <w:rFonts w:hint="eastAsia"/>
          <w:i w:val="0"/>
          <w:iCs/>
          <w:color w:val="auto"/>
        </w:rPr>
        <w:t>理论</w:t>
      </w:r>
      <w:r w:rsidR="0012537A" w:rsidRPr="008D3520">
        <w:rPr>
          <w:rStyle w:val="a5"/>
          <w:rFonts w:hint="eastAsia"/>
          <w:i w:val="0"/>
          <w:iCs/>
          <w:color w:val="000000" w:themeColor="text1"/>
        </w:rPr>
        <w:t>背景</w:t>
      </w:r>
    </w:p>
    <w:p w14:paraId="4850BFA6" w14:textId="7B4B86FA" w:rsidR="00FC7AAD" w:rsidRDefault="007B55C6" w:rsidP="007B55C6">
      <w:pPr>
        <w:pStyle w:val="a6"/>
        <w:ind w:left="0" w:firstLineChars="200" w:firstLine="420"/>
        <w:jc w:val="both"/>
        <w:rPr>
          <w:rFonts w:hint="eastAsia"/>
        </w:rPr>
      </w:pPr>
      <w:r w:rsidRPr="007B55C6">
        <w:t xml:space="preserve">信息处理过程中，由于认知资源的有限性，为了更有效地适应环境并促进自身发展，人 </w:t>
      </w:r>
      <w:r w:rsidRPr="007B55C6">
        <w:lastRenderedPageBreak/>
        <w:t>们倾向于优先加工与自身相关的刺激。Sui等</w:t>
      </w:r>
      <w:r w:rsidR="00C82055">
        <w:rPr>
          <w:rFonts w:hint="eastAsia"/>
        </w:rPr>
        <w:fldChar w:fldCharType="begin"/>
      </w:r>
      <w:r w:rsidR="00C82055">
        <w:rPr>
          <w:rFonts w:hint="eastAsia"/>
        </w:rPr>
        <w:instrText xml:space="preserve"> ADDIN ZOTERO_ITEM CSL_CITATION {"citationID":"jMrY6iSp","properties":{"formattedCitation":"(Sui\\uc0\\u31561{}, 2012)","plainCitation":"(Sui等, 2012)","noteIndex":0},"citationItems":[{"id":3109,"uris":["http://zotero.org/users/8641892/items/BJBSYTZ7"],"itemData":{"id":3109,"type":"article-journal","container-title":"Journal of Experimental Psychology: Human Perception and Performance","DOI":"10.1037/a0029792","ISSN":"1939-1277, 0096-1523","issue":"5","journalAbbreviation":"Journal of Experimental Psychology: Human Perception and Performance","language":"en","page":"1105-1117","source":"DOI.org (Crossref)","title":"Perceptual effects of social salience: Evidence from self-prioritization effects on perceptual matching.","title-short":"Perceptual effects of social salience","volume":"38","author":[{"family":"Sui","given":"Jie"},{"family":"He","given":"Xun"},{"family":"Humphreys","given":"Glyn W."}],"issued":{"date-parts":[["2012"]]}}}],"schema":"https://github.com/citation-style-language/schema/raw/master/csl-citation.json"} </w:instrText>
      </w:r>
      <w:r w:rsidR="00C82055">
        <w:rPr>
          <w:rFonts w:hint="eastAsia"/>
        </w:rPr>
        <w:fldChar w:fldCharType="separate"/>
      </w:r>
      <w:r w:rsidR="00C82055" w:rsidRPr="00C82055">
        <w:rPr>
          <w:rFonts w:ascii="等线" w:eastAsia="等线" w:hAnsi="等线" w:cs="Times New Roman"/>
          <w:kern w:val="0"/>
        </w:rPr>
        <w:t>(2012)</w:t>
      </w:r>
      <w:r w:rsidR="00C82055">
        <w:rPr>
          <w:rFonts w:hint="eastAsia"/>
        </w:rPr>
        <w:fldChar w:fldCharType="end"/>
      </w:r>
      <w:r w:rsidRPr="007B55C6">
        <w:t>将这种在处理与自己相关的信息时，表现出更快、更准确的认知加工优势称为自我优势效应(Self-Prioritization Effect, SPE)。</w:t>
      </w:r>
    </w:p>
    <w:p w14:paraId="07C48B49" w14:textId="1CC5A337" w:rsidR="008E2578" w:rsidRDefault="001A0ABA" w:rsidP="007B55C6">
      <w:pPr>
        <w:pStyle w:val="a6"/>
        <w:ind w:left="0" w:firstLineChars="200" w:firstLine="420"/>
        <w:jc w:val="both"/>
        <w:rPr>
          <w:rFonts w:hint="eastAsia"/>
        </w:rPr>
      </w:pPr>
      <w:r w:rsidRPr="001A0ABA">
        <w:t>尽管当前研究发现自我优势效应渗透于认知加工的各个阶段</w:t>
      </w:r>
      <w:r>
        <w:rPr>
          <w:rFonts w:hint="eastAsia"/>
        </w:rPr>
        <w:t>并</w:t>
      </w:r>
      <w:r w:rsidRPr="001A0ABA">
        <w:t>能够显著影响个体的感觉、知觉、注意和记忆多个方面，也有许多研究在认知加工过程中未发现自我优势效应。</w:t>
      </w:r>
      <w:r>
        <w:rPr>
          <w:rFonts w:hint="eastAsia"/>
        </w:rPr>
        <w:t>关于自我优势效应何时出现这个问题，存在两种观点。</w:t>
      </w:r>
      <w:r w:rsidR="00C41E7C" w:rsidRPr="00C41E7C">
        <w:t>一方面，Humphreys与 Sui</w:t>
      </w:r>
      <w:r w:rsidR="00C82055">
        <w:rPr>
          <w:rFonts w:hint="eastAsia"/>
        </w:rPr>
        <w:fldChar w:fldCharType="begin"/>
      </w:r>
      <w:r w:rsidR="00C82055">
        <w:rPr>
          <w:rFonts w:hint="eastAsia"/>
        </w:rPr>
        <w:instrText xml:space="preserve"> ADDIN ZOTERO_ITEM CSL_CITATION {"citationID":"PZvnX5QM","properties":{"formattedCitation":"(Humphreys &amp; Sui, 2016)","plainCitation":"(Humphreys &amp; Sui, 2016)","noteIndex":0},"citationItems":[{"id":2980,"uris":["http://zotero.org/users/8641892/items/G6E47Z63"],"itemData":{"id":2980,"type":"article-journal","abstract":"Although there is strong evidence that human decision-making is frequently self-biased, it remains unclear whether self-biases mediate attention. Here we review evidence on the relations between self-bias effects in decision-making and attention. We ask: Does self-related information capture attention? Do self-biases modulate pre-attentive processes or do they depend on attentional resources being available? We review work on (1) own-name effects, (2) own-face effects, and (3) self-biases in associative matching. We argue that self-related information does have a differential impact on the allocation of attention and that it can alter the saliency of a stimulus in a manner that mimics the effects of perceptual-saliency. However, there is also evidence that self-biases depend on the availability of attentional resources and attentional expectancies for upcoming stimuli. We propose a new processing framework, the Self-Attention Network (SAN), in which neural circuits responding to self-related stimuli interact with circuits supporting attentional control, to determine our emergent behavior. We also discuss how these-bias effects may extend beyond the self to be modulated by the broader social context-for example, by cultural experience, by an in-group as opposed to an out-group stimulus, and by whether we are engaged in joint actions. Self-biases on attention are modulated by social context.","container-title":"Cognitive Neuroscience","DOI":"10.1080/17588928.2015.1044427","ISSN":"1758-8936","issue":"1-4","journalAbbreviation":"Cogn Neurosci","language":"eng","note":"PMID: 25945926","page":"5-17","source":"PubMed","title":"Attentional control and the self: The Self-Attention Network (SAN)","title-short":"Attentional control and the self","volume":"7","author":[{"family":"Humphreys","given":"Glyn W."},{"family":"Sui","given":"Jie"}],"issued":{"date-parts":[["2016"]]}}}],"schema":"https://github.com/citation-style-language/schema/raw/master/csl-citation.json"} </w:instrText>
      </w:r>
      <w:r w:rsidR="00C82055">
        <w:rPr>
          <w:rFonts w:hint="eastAsia"/>
        </w:rPr>
        <w:fldChar w:fldCharType="separate"/>
      </w:r>
      <w:r w:rsidR="00C82055" w:rsidRPr="00C82055">
        <w:rPr>
          <w:rFonts w:ascii="等线" w:eastAsia="等线" w:hAnsi="等线" w:hint="eastAsia"/>
        </w:rPr>
        <w:t>(2016)</w:t>
      </w:r>
      <w:r w:rsidR="00C82055">
        <w:rPr>
          <w:rFonts w:hint="eastAsia"/>
        </w:rPr>
        <w:fldChar w:fldCharType="end"/>
      </w:r>
      <w:r w:rsidR="00C41E7C" w:rsidRPr="00C41E7C">
        <w:t>提出自我</w:t>
      </w:r>
      <w:r w:rsidR="00C41E7C">
        <w:rPr>
          <w:rFonts w:hint="eastAsia"/>
        </w:rPr>
        <w:t>信息自动加工</w:t>
      </w:r>
      <w:r w:rsidR="00C41E7C" w:rsidRPr="00C41E7C">
        <w:t>，并类似于感觉显著刺激影响任务反应。Sui等</w:t>
      </w:r>
      <w:r w:rsidR="00C82055">
        <w:rPr>
          <w:rFonts w:hint="eastAsia"/>
        </w:rPr>
        <w:fldChar w:fldCharType="begin"/>
      </w:r>
      <w:r w:rsidR="00C82055">
        <w:rPr>
          <w:rFonts w:hint="eastAsia"/>
        </w:rPr>
        <w:instrText xml:space="preserve"> ADDIN ZOTERO_ITEM CSL_CITATION {"citationID":"n4Q2M3fz","properties":{"formattedCitation":"(Sui\\uc0\\u31561{}, 2014)","plainCitation":"(Sui等, 2014)","noteIndex":0},"citationItems":[{"id":2982,"uris":["http://zotero.org/users/8641892/items/LY3W5QSU"],"itemData":{"id":2982,"type":"article-journal","abstract":"Attentional control over prepotent responses has previously been shown by manipulating the probability with which stimuli appear. Here, we examined whether prepotent responses to self-associated stimuli can be modulated by their frequency of occurrence. Participants were instructed to associate geometric shapes with the self, their mother, or a stranger before having to judge whether the sequential shape-label pairs matched or mismatched the instruction. The probability of the different shape-label pairs was varied. There was a robust advantage to self-related stimuli in all cases. Reducing the proportion of matched self pairs did not weaken performance with self-related stimuli, whereas reducing the frequency of either matched mother or stranger pairs hurt performance, relative to when the different match trials were equiprobable. In addition, while mother and stranger pairs jointly benefitted when they both occurred frequently, there were benefits only to self pairs when the frequency of self trials increased along with either mother or stranger trials. The results suggest that biases favoring self-related stimuli occur automatically, even when self-related stimuli have a low probability of occurrence, and that expectations to frequent, self-related stimuli operate in a relatively exclusive manner, minimizing biases to high-probability stimuli related to other people. In contrast, biases to high-familiarity stimuli (mother pairs) can be reduced when the items occur infrequently and they do not dominate expectations over other high-frequency stimuli.","container-title":"Attention, Perception &amp; Psychophysics","DOI":"10.3758/s13414-014-0631-5","ISSN":"1943-393X","issue":"4","journalAbbreviation":"Atten Percept Psychophys","language":"eng","note":"PMID: 24519433","page":"1176-1184","source":"PubMed","title":"The automatic and the expected self: separating self- and familiarity biases effects by manipulating stimulus probability","title-short":"The automatic and the expected self","volume":"76","author":[{"family":"Sui","given":"Jie"},{"family":"Sun","given":"Yang"},{"family":"Peng","given":"Kaiping"},{"family":"Humphreys","given":"Glyn W."}],"issued":{"date-parts":[["2014",5]]}}}],"schema":"https://github.com/citation-style-language/schema/raw/master/csl-citation.json"} </w:instrText>
      </w:r>
      <w:r w:rsidR="00C82055">
        <w:rPr>
          <w:rFonts w:hint="eastAsia"/>
        </w:rPr>
        <w:fldChar w:fldCharType="separate"/>
      </w:r>
      <w:r w:rsidR="00C82055" w:rsidRPr="00C82055">
        <w:rPr>
          <w:rFonts w:ascii="等线" w:eastAsia="等线" w:hAnsi="等线" w:cs="Times New Roman"/>
          <w:kern w:val="0"/>
        </w:rPr>
        <w:t>(2014)</w:t>
      </w:r>
      <w:r w:rsidR="00C82055">
        <w:rPr>
          <w:rFonts w:hint="eastAsia"/>
        </w:rPr>
        <w:fldChar w:fldCharType="end"/>
      </w:r>
      <w:r w:rsidR="00C41E7C" w:rsidRPr="00C41E7C">
        <w:t>通过改变</w:t>
      </w:r>
      <w:r w:rsidR="00C41E7C">
        <w:rPr>
          <w:rFonts w:hint="eastAsia"/>
        </w:rPr>
        <w:t>刺激出现频率</w:t>
      </w:r>
      <w:r w:rsidR="00C41E7C" w:rsidRPr="00C41E7C">
        <w:t>操纵预期，</w:t>
      </w:r>
      <w:r w:rsidR="00C41E7C">
        <w:rPr>
          <w:rFonts w:hint="eastAsia"/>
        </w:rPr>
        <w:t>探究</w:t>
      </w:r>
      <w:r w:rsidR="00C41E7C" w:rsidRPr="00C41E7C">
        <w:t>自我</w:t>
      </w:r>
      <w:r w:rsidR="00C41E7C">
        <w:rPr>
          <w:rFonts w:hint="eastAsia"/>
        </w:rPr>
        <w:t>信息的加工方式。</w:t>
      </w:r>
      <w:r w:rsidR="00C41E7C" w:rsidRPr="00C41E7C">
        <w:t>结果发现，即使自我刺激出现的频率低于其他刺激，仍然能观察到自我刺激的加工优势，说明自我优势</w:t>
      </w:r>
      <w:r w:rsidR="00C41E7C">
        <w:rPr>
          <w:rFonts w:hint="eastAsia"/>
        </w:rPr>
        <w:t>效应独立于</w:t>
      </w:r>
      <w:r w:rsidR="00C41E7C" w:rsidRPr="00C41E7C">
        <w:t>自上而下预期的影响，是自动</w:t>
      </w:r>
      <w:r w:rsidR="00C41E7C">
        <w:rPr>
          <w:rFonts w:hint="eastAsia"/>
        </w:rPr>
        <w:t>发生</w:t>
      </w:r>
      <w:r w:rsidR="00C41E7C" w:rsidRPr="00C41E7C">
        <w:t>的。</w:t>
      </w:r>
      <w:r w:rsidR="00C41E7C">
        <w:rPr>
          <w:rFonts w:hint="eastAsia"/>
        </w:rPr>
        <w:t>此外</w:t>
      </w:r>
      <w:r w:rsidR="00C41E7C" w:rsidRPr="00C41E7C">
        <w:t>，Sui等</w:t>
      </w:r>
      <w:r w:rsidR="00C82055">
        <w:rPr>
          <w:rFonts w:hint="eastAsia"/>
        </w:rPr>
        <w:fldChar w:fldCharType="begin"/>
      </w:r>
      <w:r w:rsidR="00C82055">
        <w:rPr>
          <w:rFonts w:hint="eastAsia"/>
        </w:rPr>
        <w:instrText xml:space="preserve"> ADDIN ZOTERO_ITEM CSL_CITATION {"citationID":"bSw7cAJ3","properties":{"formattedCitation":"(Sui\\uc0\\u31561{}, 2015)","plainCitation":"(Sui等, 2015)","noteIndex":0},"citationItems":[{"id":2984,"uris":["http://zotero.org/users/8641892/items/LRSCYSFM"],"itemData":{"id":2984,"type":"article-journal","abstract":"Perceptual learning is associated with experience-based changes in stimulus salience. Here, we use a novel procedure to show that learning a new association between a self-label and a neutral stimulus produces fast alterations in social salience measured by interference when targets associated with other people have to be selected in the presence of self-associated distractors. Participants associated neutral shapes with either themselves or a friend, over a short run of training trials. Subsequently, the shapes had to be identified in hierarchical (global-local) forms. The data show that giving a shape greater personal significance by associating it with the self had effects on visual selection equivalent to altering perceptual salience. Similar to previously observed effects linked to when perceptually salient distractors are ignored, effects of a self-associated distractor also increased activation in the left intraparietal cortex sulcus. The results show that self-associations to sensory stimuli rapidly modulate neural responses in a manner similar to changes in perceptual saliency. The self-association procedure provides a new way to understand how personal significance affects behavior.","container-title":"Cerebral Cortex (New York, N.Y.: 1991)","DOI":"10.1093/cercor/bht302","ISSN":"1460-2199","issue":"4","journalAbbreviation":"Cereb Cortex","language":"eng","note":"PMID: 24165832","page":"1060-1068","source":"PubMed","title":"The salient self: the left intraparietal sulcus responds to social as well as perceptual-salience after self-association","title-short":"The salient self","volume":"25","author":[{"family":"Sui","given":"Jie"},{"family":"Liu","given":"Minghui"},{"family":"Mevorach","given":"Carmel"},{"family":"Humphreys","given":"Glyn W."}],"issued":{"date-parts":[["2015",4]]}}}],"schema":"https://github.com/citation-style-language/schema/raw/master/csl-citation.json"} </w:instrText>
      </w:r>
      <w:r w:rsidR="00C82055">
        <w:rPr>
          <w:rFonts w:hint="eastAsia"/>
        </w:rPr>
        <w:fldChar w:fldCharType="separate"/>
      </w:r>
      <w:r w:rsidR="00C82055" w:rsidRPr="00C82055">
        <w:rPr>
          <w:rFonts w:ascii="等线" w:eastAsia="等线" w:hAnsi="等线" w:cs="Times New Roman"/>
          <w:kern w:val="0"/>
        </w:rPr>
        <w:t>( 2015)</w:t>
      </w:r>
      <w:r w:rsidR="00C82055">
        <w:rPr>
          <w:rFonts w:hint="eastAsia"/>
        </w:rPr>
        <w:fldChar w:fldCharType="end"/>
      </w:r>
      <w:r w:rsidR="00C41E7C" w:rsidRPr="00C41E7C">
        <w:t>通过整体-局部范式发现自我相关图形对陌生人相关图形的干扰在行为表现</w:t>
      </w:r>
      <w:r w:rsidR="00C41E7C">
        <w:rPr>
          <w:rFonts w:hint="eastAsia"/>
        </w:rPr>
        <w:t>以及</w:t>
      </w:r>
      <w:r w:rsidR="00C41E7C" w:rsidRPr="00C41E7C">
        <w:t>神经活动上均类似于高感知显著性刺激产生的干扰结果，并在2016年提出自我相关性激活了刺激的社会显著性且这种社会显著性类似于感知显著性。</w:t>
      </w:r>
      <w:r w:rsidR="00C41E7C">
        <w:rPr>
          <w:rFonts w:hint="eastAsia"/>
        </w:rPr>
        <w:t>另一方面，</w:t>
      </w:r>
      <w:proofErr w:type="spellStart"/>
      <w:r w:rsidR="00787770" w:rsidRPr="00C41E7C">
        <w:t>Golubickis</w:t>
      </w:r>
      <w:proofErr w:type="spellEnd"/>
      <w:r w:rsidR="00787770" w:rsidRPr="00C41E7C">
        <w:t>与Macrae</w:t>
      </w:r>
      <w:r w:rsidR="00C82055">
        <w:rPr>
          <w:rFonts w:hint="eastAsia"/>
        </w:rPr>
        <w:fldChar w:fldCharType="begin"/>
      </w:r>
      <w:r w:rsidR="00C82055">
        <w:rPr>
          <w:rFonts w:hint="eastAsia"/>
        </w:rPr>
        <w:instrText xml:space="preserve"> ADDIN ZOTERO_ITEM CSL_CITATION {"citationID":"frjiYw4v","properties":{"formattedCitation":"(Golubickis &amp; Macrae, 2021)","plainCitation":"(Golubickis &amp; Macrae, 2021)","noteIndex":0},"citationItems":[{"id":3036,"uris":["http://zotero.org/users/8641892/items/W5UGUM23"],"itemData":{"id":3036,"type":"article-journal","abstract":"An extensive literature has revealed the benefits of self-relevance during stimulus processing. Compared to material associated with other persons (e.g., friend, mother), self-relevant information elicits faster and more accurate responses (i.e., the self-prioritization effect). Probing the boundary conditions of this effect, recent research has sought to identify whether the advantages of self-relevance can be attenuated (or even eliminated) under certain circumstances. Continuing in this tradition, here we explored the extent to which basic aspects of the task design modulate self-prioritization. The results of two experiments demonstrated just such an effect. During both simultaneous (i.e., Expt. 1) and sequential (i.e., Expt. 2) versions of a standard shape-label matching task, self-prioritization was reduced when stimulus presentation was blocked (i.e., self- or friend-relevant items) compared to intermixed (i.e., self- and friend-relevant items). These findings highlight both the persistence of self-prioritization and its sensitivity to task-related variation.","container-title":"Acta Psychologica","DOI":"10.1016/j.actpsy.2021.103350","ISSN":"0001-6918","journalAbbreviation":"Acta Psychologica","page":"103350","source":"ScienceDirect","title":"Judging me and you: Task design modulates self-prioritization","title-short":"Judging me and you","volume":"218","author":[{"family":"Golubickis","given":"Marius"},{"family":"Macrae","given":"C. Neil"}],"issued":{"date-parts":[["2021",7,1]]}}}],"schema":"https://github.com/citation-style-language/schema/raw/master/csl-citation.json"} </w:instrText>
      </w:r>
      <w:r w:rsidR="00C82055">
        <w:rPr>
          <w:rFonts w:hint="eastAsia"/>
        </w:rPr>
        <w:fldChar w:fldCharType="separate"/>
      </w:r>
      <w:r w:rsidR="00C82055" w:rsidRPr="00C82055">
        <w:rPr>
          <w:rFonts w:ascii="等线" w:eastAsia="等线" w:hAnsi="等线" w:hint="eastAsia"/>
        </w:rPr>
        <w:t>(2021)</w:t>
      </w:r>
      <w:r w:rsidR="00C82055">
        <w:rPr>
          <w:rFonts w:hint="eastAsia"/>
        </w:rPr>
        <w:fldChar w:fldCharType="end"/>
      </w:r>
      <w:r w:rsidR="008E2578">
        <w:rPr>
          <w:rFonts w:hint="eastAsia"/>
        </w:rPr>
        <w:t>等研究者</w:t>
      </w:r>
      <w:r w:rsidR="00C41E7C">
        <w:rPr>
          <w:rFonts w:hint="eastAsia"/>
        </w:rPr>
        <w:t>认为</w:t>
      </w:r>
      <w:r w:rsidR="00C41E7C" w:rsidRPr="00C41E7C">
        <w:t>自我优势效应并非自动发生，</w:t>
      </w:r>
      <w:r w:rsidR="00C41E7C">
        <w:rPr>
          <w:rFonts w:hint="eastAsia"/>
        </w:rPr>
        <w:t>而是依赖于自我与任务目标的相关性，自我优势效应仅在自我与任务目标相关时出现，当自我与任务目标无关时，自我优势效应将消失。</w:t>
      </w:r>
      <w:r w:rsidR="00C41E7C" w:rsidRPr="00C41E7C">
        <w:t>Caughey等</w:t>
      </w:r>
      <w:r w:rsidR="00C82055">
        <w:rPr>
          <w:rFonts w:hint="eastAsia"/>
        </w:rPr>
        <w:fldChar w:fldCharType="begin"/>
      </w:r>
      <w:r w:rsidR="00C82055">
        <w:rPr>
          <w:rFonts w:hint="eastAsia"/>
        </w:rPr>
        <w:instrText xml:space="preserve"> ADDIN ZOTERO_ITEM CSL_CITATION {"citationID":"7HHn2DR6","properties":{"formattedCitation":"(Caughey\\uc0\\u31561{}, 2021)","plainCitation":"(Caughey等, 2021)","noteIndex":0},"citationItems":[{"id":2993,"uris":["http://zotero.org/users/8641892/items/KV9IUJL2"],"itemData":{"id":2993,"type":"article-journal","abstract":"An emerging literature has suggested that self-relevance automatically enhances stimulus processing (i.e., the self-prioritization effect). Specifically, during shape-label matching tasks, geometric shapes associated with the self are identified more rapidly than comparable stimuli paired with other targets (e.g., friend, stranger). Replicating and extending work that challenges the putative automaticity of this effect, here we hypothesized that self-relevance facilitates stimulus processing only when task sets draw attention to previously formed shape-label associations in memory. The results of a shape-classification task confirmed this prediction. Compared to shapes associated with a friend, those paired with the self were classified more rapidly when participants were required to report who the stimulus denoted (i.e., self or friend). In contrast, self-relevance failed to facilitate performance when participants judged either what the shape was (i.e., triangle or square, diamond or circle) or where it was located on the screen (i.e., above or below fixation). These findings further elucidate the conditions under which self-relevance does-and does not-influence stimulus processing.","container-title":"Psychological Research","DOI":"10.1007/s00426-019-01283-2","ISSN":"1430-2772","issue":"2","journalAbbreviation":"Psychol Res","language":"eng","note":"PMID: 31919569\nPMCID: PMC7900024","page":"503-508","source":"PubMed","title":"Self-prioritization during stimulus processing is not obligatory","volume":"85","author":[{"family":"Caughey","given":"Siobhan"},{"family":"Falbén","given":"Johanna K."},{"family":"Tsamadi","given":"Dimitra"},{"family":"Persson","given":"Linn M."},{"family":"Golubickis","given":"Marius"},{"family":"Neil Macrae","given":"C."}],"issued":{"date-parts":[["2021",3]]}}}],"schema":"https://github.com/citation-style-language/schema/raw/master/csl-citation.json"} </w:instrText>
      </w:r>
      <w:r w:rsidR="00C82055">
        <w:rPr>
          <w:rFonts w:hint="eastAsia"/>
        </w:rPr>
        <w:fldChar w:fldCharType="separate"/>
      </w:r>
      <w:r w:rsidR="00C82055" w:rsidRPr="00C82055">
        <w:rPr>
          <w:rFonts w:ascii="等线" w:eastAsia="等线" w:hAnsi="等线" w:cs="Times New Roman"/>
          <w:kern w:val="0"/>
        </w:rPr>
        <w:t>(2021)</w:t>
      </w:r>
      <w:r w:rsidR="00C82055">
        <w:rPr>
          <w:rFonts w:hint="eastAsia"/>
        </w:rPr>
        <w:fldChar w:fldCharType="end"/>
      </w:r>
      <w:r w:rsidR="008E2578">
        <w:rPr>
          <w:rFonts w:hint="eastAsia"/>
        </w:rPr>
        <w:t>基于</w:t>
      </w:r>
      <w:r w:rsidR="00C41E7C" w:rsidRPr="00C41E7C">
        <w:t>分类任务发现</w:t>
      </w:r>
      <w:r w:rsidR="008E2578">
        <w:rPr>
          <w:rFonts w:hint="eastAsia"/>
        </w:rPr>
        <w:t>，</w:t>
      </w:r>
      <w:r w:rsidR="00C41E7C" w:rsidRPr="00C41E7C">
        <w:t>当任务是报告形状所代表的人(即自我或朋友)时，与自我配对的形状被分类得更快。相反，当任务是判断形状是什么(即三角形或正方形、菱形或圆形)以及判断形状在屏幕上的位置(即固定点上方或</w:t>
      </w:r>
      <w:proofErr w:type="gramStart"/>
      <w:r w:rsidR="00C41E7C" w:rsidRPr="00C41E7C">
        <w:t>下方)</w:t>
      </w:r>
      <w:proofErr w:type="gramEnd"/>
      <w:r w:rsidR="00C41E7C" w:rsidRPr="00C41E7C">
        <w:t xml:space="preserve"> 时，自我优势效应并未出现</w:t>
      </w:r>
      <w:r w:rsidR="008E2578">
        <w:rPr>
          <w:rFonts w:hint="eastAsia"/>
        </w:rPr>
        <w:t>。</w:t>
      </w:r>
      <w:r w:rsidR="008E2578" w:rsidRPr="008E2578">
        <w:t>Wo</w:t>
      </w:r>
      <w:r w:rsidR="008E2578" w:rsidRPr="008E2578">
        <w:rPr>
          <w:rFonts w:ascii="Cambria" w:hAnsi="Cambria" w:cs="Cambria"/>
        </w:rPr>
        <w:t>ź</w:t>
      </w:r>
      <w:r w:rsidR="008E2578" w:rsidRPr="008E2578">
        <w:t xml:space="preserve">niak与 Knoblich </w:t>
      </w:r>
      <w:r w:rsidR="00C82055">
        <w:rPr>
          <w:rFonts w:hint="eastAsia"/>
        </w:rPr>
        <w:fldChar w:fldCharType="begin"/>
      </w:r>
      <w:r w:rsidR="00C82055">
        <w:rPr>
          <w:rFonts w:hint="eastAsia"/>
        </w:rPr>
        <w:instrText xml:space="preserve"> ADDIN ZOTERO_ITEM CSL_CITATION {"citationID":"PeTeoKGX","properties":{"formattedCitation":"(Wo\\uc0\\u378{}niak &amp; Knoblich, 2022)","plainCitation":"(Wo</w:instrText>
      </w:r>
      <w:r w:rsidR="00C82055">
        <w:rPr>
          <w:rFonts w:ascii="Cambria" w:hAnsi="Cambria" w:cs="Cambria"/>
        </w:rPr>
        <w:instrText>ź</w:instrText>
      </w:r>
      <w:r w:rsidR="00C82055">
        <w:rPr>
          <w:rFonts w:hint="eastAsia"/>
        </w:rPr>
        <w:instrText>niak &amp; Knoblich, 2022)","noteIndex":0},"citationItems":[{"id":2996,"uris":["http://zotero.org/users/8641892/items/QSNMMJXJ"],"itemData":{"id":2996,"type":"article-journal","abstract":"We conducted three experiments to test the effect of assumed task-relevance of self-association on the self-prioritization effect (SPE). Participants were first performing the standard matching task, and then a pseudo-word matching task, in which familiar labels from the standard task were replaced with pseudo-words. In the pseudo-words task, the association between stimuli and the self was, in fact, task-irrelevant. Learning instructions were varied to make participants believe that the self-association was task-relevant (Experiments 1 and 3) or task-irrelevant (Experiment 2). In Experiment 1, we told participants that geometrical shapes represent specific identities (self, friend, none) and pseudo-words' meanings reflect each of these identities to make participants believe that semantic associations of pseudo-words were task-relevant. In this experiment, a SPE was present in the pseudo-words task. Experiment 2 was identical to Experiment 1, but participants were told to form association pairs between pseudo-words and shapes, and not pseudo-words and identities. Thus, because the matching task presented only shapes and pseudo-words, participants were led to correctly believe that associations were task-irrelevant. Under these conditions, we did not observe a SPE in the pseudo-words task. Finally, in Experiment 3, participants were told that pseudo-words are \"paired with\" identities, making their relations with identities weaker than in Experiment 1, but still task-relevant. The SPE in the pseudo-word task reappeared. Together, the results suggest that a SPE can be observed in the absence of any stimuli with established self-associations, but only if self-associations are represented as task-relevant.","container-title":"Psychological Research","DOI":"10.1007/s00426-021-01584-5","ISSN":"1430-2772","issue":"5","journalAbbreviation":"Psychol Res","language":"eng","note":"PMID: 34491432","page":"1599-1614","source":"PubMed","title":"Self-prioritization depends on assumed task-relevance of self-association","volume":"86","author":[{"family":"Wo</w:instrText>
      </w:r>
      <w:r w:rsidR="00C82055">
        <w:rPr>
          <w:rFonts w:ascii="Cambria" w:hAnsi="Cambria" w:cs="Cambria"/>
        </w:rPr>
        <w:instrText>ź</w:instrText>
      </w:r>
      <w:r w:rsidR="00C82055">
        <w:rPr>
          <w:rFonts w:hint="eastAsia"/>
        </w:rPr>
        <w:instrText xml:space="preserve">niak","given":"Mateusz"},{"family":"Knoblich","given":"Guenther"}],"issued":{"date-parts":[["2022",7]]}}}],"schema":"https://github.com/citation-style-language/schema/raw/master/csl-citation.json"} </w:instrText>
      </w:r>
      <w:r w:rsidR="00C82055">
        <w:rPr>
          <w:rFonts w:hint="eastAsia"/>
        </w:rPr>
        <w:fldChar w:fldCharType="separate"/>
      </w:r>
      <w:r w:rsidR="00C82055" w:rsidRPr="00C82055">
        <w:rPr>
          <w:rFonts w:ascii="等线" w:eastAsia="等线" w:hAnsi="等线" w:cs="Times New Roman"/>
          <w:kern w:val="0"/>
        </w:rPr>
        <w:t>(2022)</w:t>
      </w:r>
      <w:r w:rsidR="00C82055">
        <w:rPr>
          <w:rFonts w:hint="eastAsia"/>
        </w:rPr>
        <w:fldChar w:fldCharType="end"/>
      </w:r>
      <w:r w:rsidR="00DB0513">
        <w:rPr>
          <w:rFonts w:hint="eastAsia"/>
        </w:rPr>
        <w:t>使用自我优势效应的经典范式</w:t>
      </w:r>
      <w:r w:rsidR="008E2578" w:rsidRPr="008E2578">
        <w:t>知</w:t>
      </w:r>
      <w:r w:rsidR="00DB0513">
        <w:rPr>
          <w:rFonts w:hint="eastAsia"/>
        </w:rPr>
        <w:t>图形标签匹配任务得到相似结果：当自我与完成图形-</w:t>
      </w:r>
      <w:proofErr w:type="gramStart"/>
      <w:r w:rsidR="00DB0513">
        <w:rPr>
          <w:rFonts w:hint="eastAsia"/>
        </w:rPr>
        <w:t>伪词匹配</w:t>
      </w:r>
      <w:proofErr w:type="gramEnd"/>
      <w:r w:rsidR="00DB0513">
        <w:rPr>
          <w:rFonts w:hint="eastAsia"/>
        </w:rPr>
        <w:t>任务无关时，</w:t>
      </w:r>
      <w:r w:rsidR="00125CC8" w:rsidRPr="00125CC8">
        <w:t>在</w:t>
      </w:r>
      <w:proofErr w:type="gramStart"/>
      <w:r w:rsidR="00125CC8" w:rsidRPr="00125CC8">
        <w:t>伪词任务</w:t>
      </w:r>
      <w:proofErr w:type="gramEnd"/>
      <w:r w:rsidR="00125CC8" w:rsidRPr="00125CC8">
        <w:t>中</w:t>
      </w:r>
      <w:r w:rsidR="00125CC8">
        <w:rPr>
          <w:rFonts w:hint="eastAsia"/>
        </w:rPr>
        <w:t>未</w:t>
      </w:r>
      <w:r w:rsidR="00125CC8" w:rsidRPr="00125CC8">
        <w:t>观察到自我优势效应</w:t>
      </w:r>
      <w:r w:rsidR="00125CC8">
        <w:rPr>
          <w:rFonts w:hint="eastAsia"/>
        </w:rPr>
        <w:t>；当被试认为自我与任务有关时，在</w:t>
      </w:r>
      <w:proofErr w:type="gramStart"/>
      <w:r w:rsidR="00125CC8">
        <w:rPr>
          <w:rFonts w:hint="eastAsia"/>
        </w:rPr>
        <w:t>伪词任务</w:t>
      </w:r>
      <w:proofErr w:type="gramEnd"/>
      <w:r w:rsidR="00125CC8">
        <w:rPr>
          <w:rFonts w:hint="eastAsia"/>
        </w:rPr>
        <w:t xml:space="preserve">中出现了自我优势效应。 </w:t>
      </w:r>
    </w:p>
    <w:p w14:paraId="29F6FE9F" w14:textId="3B97D9CA" w:rsidR="00B73648" w:rsidRDefault="00B73648" w:rsidP="007B55C6">
      <w:pPr>
        <w:pStyle w:val="a6"/>
        <w:ind w:left="0" w:firstLineChars="200" w:firstLine="420"/>
        <w:jc w:val="both"/>
        <w:rPr>
          <w:rFonts w:hint="eastAsia"/>
        </w:rPr>
      </w:pPr>
      <w:r>
        <w:rPr>
          <w:rFonts w:hint="eastAsia"/>
        </w:rPr>
        <w:t>关于自我优势效应是自下而上自动产生还是自上而下受意识控制加工，我们认为需要考虑认知负荷的影响。</w:t>
      </w:r>
      <w:r w:rsidR="00125CC8" w:rsidRPr="00125CC8">
        <w:t>任务相关性对自我优势效应的影响，实际上反映了人类认知资源的动态分配机制，当前研究在自我与任务</w:t>
      </w:r>
      <w:r w:rsidR="00125CC8">
        <w:rPr>
          <w:rFonts w:hint="eastAsia"/>
        </w:rPr>
        <w:t>无</w:t>
      </w:r>
      <w:r w:rsidR="00125CC8" w:rsidRPr="00125CC8">
        <w:t>关时未发现自我优势效应，可能是由于当前任务中个体具备足够的认知资源来抑制非目标</w:t>
      </w:r>
      <w:r w:rsidR="00F41982">
        <w:rPr>
          <w:rFonts w:hint="eastAsia"/>
        </w:rPr>
        <w:t>的</w:t>
      </w:r>
      <w:r w:rsidR="00125CC8" w:rsidRPr="00125CC8">
        <w:t>自我刺激</w:t>
      </w:r>
      <w:r>
        <w:rPr>
          <w:rFonts w:hint="eastAsia"/>
        </w:rPr>
        <w:t>。</w:t>
      </w:r>
      <w:r w:rsidR="00125CC8" w:rsidRPr="00125CC8">
        <w:t>知觉</w:t>
      </w:r>
      <w:r w:rsidR="00125CC8">
        <w:rPr>
          <w:rFonts w:hint="eastAsia"/>
        </w:rPr>
        <w:t>负荷</w:t>
      </w:r>
      <w:r w:rsidR="00125CC8" w:rsidRPr="00125CC8">
        <w:t>理论认为与任务无关的干扰刺激的加工程度取决于认知资源的消耗程度，在低认知</w:t>
      </w:r>
      <w:r w:rsidR="00125CC8">
        <w:rPr>
          <w:rFonts w:hint="eastAsia"/>
        </w:rPr>
        <w:t>负荷</w:t>
      </w:r>
      <w:r w:rsidR="00125CC8" w:rsidRPr="00125CC8">
        <w:t>下，个体拥有充足的认知资源对目标进行加工以及对非目标进行抑制；在高认知</w:t>
      </w:r>
      <w:r w:rsidR="00125CC8">
        <w:rPr>
          <w:rFonts w:hint="eastAsia"/>
        </w:rPr>
        <w:t>负荷</w:t>
      </w:r>
      <w:r w:rsidR="00125CC8" w:rsidRPr="00125CC8">
        <w:t>下，认知资源在当前任务中消耗殆尽，个体缺乏足够的认知资源对非目标进行抑制</w:t>
      </w:r>
      <w:r w:rsidR="00C82055">
        <w:rPr>
          <w:rFonts w:hint="eastAsia"/>
        </w:rPr>
        <w:fldChar w:fldCharType="begin"/>
      </w:r>
      <w:r w:rsidR="00C82055">
        <w:rPr>
          <w:rFonts w:hint="eastAsia"/>
        </w:rPr>
        <w:instrText xml:space="preserve"> ADDIN ZOTERO_ITEM CSL_CITATION {"citationID":"bmWPhjo5","properties":{"formattedCitation":"(Lavie &amp; Tsal, 1994)","plainCitation":"(Lavie &amp; Tsal, 1994)","noteIndex":0},"citationItems":[{"id":3012,"uris":["http://zotero.org/users/8641892/items/ZK5PU7KU"],"itemData":{"id":3012,"type":"article-journal","abstract":"In this paper, we propose that the debate concerning the locus of attentional selection can be resolved by specifying the conditions under which early selection is possible. In the first part, we present a theoretical discussion that integrates aspects from structural and capacity approaches to attention and suggest that perceptual load is a major factor in determining the locus of selection. In the second part, we present a literature review that examines the conditions influencing the processing of irrelevant information. This review supports the conclusion that a clear physical distinction between relevant and irrelevant information is not sufficient to prevent irrelevant processing; early selection also requires that the perceptual load of the task be sufficiently high to exceed the upper limit of available attentional resources.","container-title":"Perception &amp; Psychophysics","DOI":"10.3758/bf03213897","ISSN":"0031-5117","issue":"2","journalAbbreviation":"Percept Psychophys","language":"eng","note":"PMID: 7971119","page":"183-197","source":"PubMed","title":"Perceptual load as a major determinant of the locus of selection in visual attention","volume":"56","author":[{"family":"Lavie","given":"N."},{"family":"Tsal","given":"Y."}],"issued":{"date-parts":[["1994",8]]}}}],"schema":"https://github.com/citation-style-language/schema/raw/master/csl-citation.json"} </w:instrText>
      </w:r>
      <w:r w:rsidR="00C82055">
        <w:rPr>
          <w:rFonts w:hint="eastAsia"/>
        </w:rPr>
        <w:fldChar w:fldCharType="separate"/>
      </w:r>
      <w:r w:rsidR="00C82055" w:rsidRPr="00C82055">
        <w:rPr>
          <w:rFonts w:ascii="等线" w:eastAsia="等线" w:hAnsi="等线" w:hint="eastAsia"/>
        </w:rPr>
        <w:t>(Lavie &amp; Tsal, 1994)</w:t>
      </w:r>
      <w:r w:rsidR="00C82055">
        <w:rPr>
          <w:rFonts w:hint="eastAsia"/>
        </w:rPr>
        <w:fldChar w:fldCharType="end"/>
      </w:r>
      <w:r w:rsidR="00125CC8" w:rsidRPr="00125CC8">
        <w:t>。</w:t>
      </w:r>
      <w:r w:rsidR="00F41982">
        <w:rPr>
          <w:rFonts w:hint="eastAsia"/>
        </w:rPr>
        <w:t>那么在认知资源匮乏，个体不能对非目标的自我进行抑制时，是否会出现自我优势效应呢？</w:t>
      </w:r>
      <w:r w:rsidR="002548E5">
        <w:rPr>
          <w:rFonts w:hint="eastAsia"/>
        </w:rPr>
        <w:t>已知</w:t>
      </w:r>
      <w:r w:rsidR="002548E5" w:rsidRPr="002548E5">
        <w:t>自下而上的加工(bottom-up processing)是</w:t>
      </w:r>
      <w:r w:rsidR="002548E5">
        <w:rPr>
          <w:rFonts w:hint="eastAsia"/>
        </w:rPr>
        <w:t>自动、不受意识控制，</w:t>
      </w:r>
      <w:r w:rsidR="00F41982">
        <w:rPr>
          <w:rFonts w:hint="eastAsia"/>
        </w:rPr>
        <w:t>独立于</w:t>
      </w:r>
      <w:r w:rsidR="002548E5">
        <w:rPr>
          <w:rFonts w:hint="eastAsia"/>
        </w:rPr>
        <w:t>认知资源</w:t>
      </w:r>
      <w:r w:rsidR="002548E5" w:rsidRPr="002548E5">
        <w:t>，</w:t>
      </w:r>
      <w:r w:rsidR="002548E5">
        <w:rPr>
          <w:rFonts w:hint="eastAsia"/>
        </w:rPr>
        <w:t>而</w:t>
      </w:r>
      <w:r w:rsidR="002548E5" w:rsidRPr="002548E5">
        <w:t>自上而下的加工(top-down processing)受意识控制</w:t>
      </w:r>
      <w:r w:rsidR="002548E5">
        <w:rPr>
          <w:rFonts w:hint="eastAsia"/>
        </w:rPr>
        <w:t>主动选择加工对象，</w:t>
      </w:r>
      <w:r w:rsidR="00F41982">
        <w:rPr>
          <w:rFonts w:hint="eastAsia"/>
        </w:rPr>
        <w:t>其</w:t>
      </w:r>
      <w:r w:rsidR="002548E5">
        <w:rPr>
          <w:rFonts w:hint="eastAsia"/>
        </w:rPr>
        <w:t>加工水平依赖于认知资源，</w:t>
      </w:r>
      <w:r w:rsidR="00F41982">
        <w:rPr>
          <w:rFonts w:hint="eastAsia"/>
        </w:rPr>
        <w:t>在</w:t>
      </w:r>
      <w:r w:rsidR="002548E5">
        <w:rPr>
          <w:rFonts w:hint="eastAsia"/>
        </w:rPr>
        <w:t>认知资源充足时</w:t>
      </w:r>
      <w:r w:rsidR="002548E5">
        <w:rPr>
          <w:rFonts w:hint="eastAsia"/>
        </w:rPr>
        <w:lastRenderedPageBreak/>
        <w:t>的加工表现优于认知资源匮乏时的表现。若自我信息是自动</w:t>
      </w:r>
      <w:r w:rsidR="00F41982">
        <w:rPr>
          <w:rFonts w:hint="eastAsia"/>
        </w:rPr>
        <w:t>加工</w:t>
      </w:r>
      <w:r w:rsidR="00B15FA9">
        <w:rPr>
          <w:rFonts w:hint="eastAsia"/>
        </w:rPr>
        <w:t>，那么在高认知负荷与低认知负荷下不存在自我优势的差异；若自我信息依赖于意识控制，那么相比于低认知负荷，高认知负荷下自我优势效应将减弱甚至消失。</w:t>
      </w:r>
    </w:p>
    <w:p w14:paraId="741BE4F8" w14:textId="78881602" w:rsidR="0012537A" w:rsidRPr="0012537A" w:rsidRDefault="00771530" w:rsidP="007C00BA">
      <w:pPr>
        <w:pStyle w:val="a6"/>
        <w:ind w:left="0" w:firstLineChars="200" w:firstLine="420"/>
        <w:jc w:val="both"/>
        <w:rPr>
          <w:rStyle w:val="a5"/>
          <w:rFonts w:hint="eastAsia"/>
          <w:b w:val="0"/>
          <w:bCs w:val="0"/>
        </w:rPr>
      </w:pPr>
      <w:r>
        <w:rPr>
          <w:rFonts w:hint="eastAsia"/>
        </w:rPr>
        <w:t>为了验证上述猜想，</w:t>
      </w:r>
      <w:r w:rsidR="00B15FA9">
        <w:rPr>
          <w:rFonts w:hint="eastAsia"/>
        </w:rPr>
        <w:t>我们</w:t>
      </w:r>
      <w:r w:rsidR="00087312">
        <w:rPr>
          <w:rFonts w:hint="eastAsia"/>
        </w:rPr>
        <w:t>设置了三项实验任务探究不同认知负荷下，任务相关性对自我优势效应的影响。</w:t>
      </w:r>
      <w:r w:rsidR="00087312" w:rsidRPr="00087312">
        <w:t>实验1与实验2在认知资源充足的条件下探究任务相关性对自我优势效应的影响，实验3探究了认知资源匮乏时任务相关性对自我优势效应的影响。实验1在Caughey等(2021) 分类任务的基础上对任务相关性操纵进行优化。将三种标签分别设置为目标，</w:t>
      </w:r>
      <w:proofErr w:type="gramStart"/>
      <w:r w:rsidR="00087312" w:rsidRPr="00087312">
        <w:t>让任务</w:t>
      </w:r>
      <w:proofErr w:type="gramEnd"/>
      <w:r w:rsidR="00087312" w:rsidRPr="00087312">
        <w:t>相关与任务不相关条件均为语义任务，在此基础上探究任务目标对自我优势效应的影响。由于在实验1中分别将三种分类标签作为反应目标，当自我作为非目标时与任务目标处于对立状态，在对目标做出反应时需要对非目标</w:t>
      </w:r>
      <w:r w:rsidR="00B15FA9">
        <w:rPr>
          <w:rFonts w:hint="eastAsia"/>
        </w:rPr>
        <w:t>的</w:t>
      </w:r>
      <w:r w:rsidR="00087312" w:rsidRPr="00087312">
        <w:t>自我进行抑制，自我</w:t>
      </w:r>
      <w:r w:rsidR="00B15FA9">
        <w:rPr>
          <w:rFonts w:hint="eastAsia"/>
        </w:rPr>
        <w:t>未表现</w:t>
      </w:r>
      <w:proofErr w:type="gramStart"/>
      <w:r w:rsidR="00B15FA9">
        <w:rPr>
          <w:rFonts w:hint="eastAsia"/>
        </w:rPr>
        <w:t>出加工</w:t>
      </w:r>
      <w:proofErr w:type="gramEnd"/>
      <w:r w:rsidR="00B15FA9">
        <w:rPr>
          <w:rFonts w:hint="eastAsia"/>
        </w:rPr>
        <w:t>优势</w:t>
      </w:r>
      <w:r w:rsidR="00087312" w:rsidRPr="00087312">
        <w:t>可能是由于</w:t>
      </w:r>
      <w:r w:rsidR="00B15FA9">
        <w:rPr>
          <w:rFonts w:hint="eastAsia"/>
        </w:rPr>
        <w:t>自我被</w:t>
      </w:r>
      <w:r w:rsidR="00087312" w:rsidRPr="00087312">
        <w:t>充分抑制。那么当自我与目标不是对立而是完全无关时，即在对目标进行反应时不需要抑制自我刺激时，自我刺激能否表现</w:t>
      </w:r>
      <w:proofErr w:type="gramStart"/>
      <w:r w:rsidR="00087312" w:rsidRPr="00087312">
        <w:t>出加工</w:t>
      </w:r>
      <w:proofErr w:type="gramEnd"/>
      <w:r w:rsidR="00087312" w:rsidRPr="00087312">
        <w:t>优势呢？基于此，我们设计了实验2，进一步探究任务相关性对自我优势效应的影响。</w:t>
      </w:r>
      <w:r w:rsidR="00B15FA9">
        <w:rPr>
          <w:rFonts w:hint="eastAsia"/>
        </w:rPr>
        <w:t>实验1与实验2均在认知资源充足的情况下探究任务相关性对自我优势效应的影响，实验3在实验2的基础上，</w:t>
      </w:r>
      <w:r w:rsidR="00B15FA9" w:rsidRPr="00087312">
        <w:t>采用n-back范式操纵认知</w:t>
      </w:r>
      <w:r w:rsidR="00B15FA9">
        <w:rPr>
          <w:rFonts w:hint="eastAsia"/>
        </w:rPr>
        <w:t>负荷，探究认知资源匮乏时自我与任务有关以及自我与任务无关</w:t>
      </w:r>
      <w:r w:rsidR="002A5E25">
        <w:rPr>
          <w:rFonts w:hint="eastAsia"/>
        </w:rPr>
        <w:t>条件下是否会出现自我优势效应。</w:t>
      </w:r>
    </w:p>
    <w:p w14:paraId="3C211233" w14:textId="2F4BF9D1" w:rsidR="0012537A" w:rsidRPr="00165A9F" w:rsidRDefault="00344D53" w:rsidP="00165A9F">
      <w:pPr>
        <w:pStyle w:val="a6"/>
        <w:ind w:left="0"/>
        <w:rPr>
          <w:rStyle w:val="a5"/>
          <w:rFonts w:hint="eastAsia"/>
          <w:i w:val="0"/>
          <w:iCs/>
          <w:color w:val="auto"/>
        </w:rPr>
      </w:pPr>
      <w:r w:rsidRPr="00165A9F">
        <w:rPr>
          <w:rStyle w:val="a5"/>
          <w:i w:val="0"/>
          <w:iCs/>
          <w:color w:val="auto"/>
        </w:rPr>
        <w:t>I2</w:t>
      </w:r>
      <w:r w:rsidR="0012537A" w:rsidRPr="00165A9F">
        <w:rPr>
          <w:rStyle w:val="a5"/>
          <w:rFonts w:hint="eastAsia"/>
          <w:i w:val="0"/>
          <w:iCs/>
          <w:color w:val="auto"/>
        </w:rPr>
        <w:t>研究目的与问题</w:t>
      </w:r>
    </w:p>
    <w:p w14:paraId="06ABB44A" w14:textId="7BE3C799" w:rsidR="00F23D27" w:rsidRDefault="00F23D27" w:rsidP="002073A9">
      <w:pPr>
        <w:pStyle w:val="a6"/>
        <w:rPr>
          <w:rStyle w:val="a5"/>
          <w:rFonts w:hint="eastAsia"/>
          <w:b w:val="0"/>
          <w:bCs w:val="0"/>
        </w:rPr>
      </w:pPr>
      <w:r>
        <w:rPr>
          <w:rStyle w:val="a5"/>
          <w:rFonts w:hint="eastAsia"/>
          <w:b w:val="0"/>
          <w:bCs w:val="0"/>
        </w:rPr>
        <w:t>实验1：探究任务目标对自我优势效应的影响。</w:t>
      </w:r>
    </w:p>
    <w:p w14:paraId="4027EE35" w14:textId="132277EF" w:rsidR="00F23D27" w:rsidRDefault="00F23D27" w:rsidP="002073A9">
      <w:pPr>
        <w:pStyle w:val="a6"/>
        <w:rPr>
          <w:rStyle w:val="a5"/>
          <w:rFonts w:hint="eastAsia"/>
          <w:b w:val="0"/>
          <w:bCs w:val="0"/>
        </w:rPr>
      </w:pPr>
      <w:r>
        <w:rPr>
          <w:rStyle w:val="a5"/>
          <w:rFonts w:hint="eastAsia"/>
          <w:b w:val="0"/>
          <w:bCs w:val="0"/>
        </w:rPr>
        <w:t>实验2：探究任务相关性对自我优势效应的影响。</w:t>
      </w:r>
    </w:p>
    <w:p w14:paraId="031425F3" w14:textId="27804A61" w:rsidR="00F23D27" w:rsidRDefault="00F23D27" w:rsidP="002073A9">
      <w:pPr>
        <w:pStyle w:val="a6"/>
        <w:rPr>
          <w:rStyle w:val="a5"/>
          <w:rFonts w:hint="eastAsia"/>
          <w:b w:val="0"/>
          <w:bCs w:val="0"/>
        </w:rPr>
      </w:pPr>
      <w:r>
        <w:rPr>
          <w:rStyle w:val="a5"/>
          <w:rFonts w:hint="eastAsia"/>
          <w:b w:val="0"/>
          <w:bCs w:val="0"/>
        </w:rPr>
        <w:t>实验3：</w:t>
      </w:r>
      <w:r w:rsidR="008D3520">
        <w:rPr>
          <w:rStyle w:val="a5"/>
          <w:rFonts w:hint="eastAsia"/>
          <w:b w:val="0"/>
          <w:bCs w:val="0"/>
        </w:rPr>
        <w:t>探究不同</w:t>
      </w:r>
      <w:r w:rsidR="00BD2B1B">
        <w:rPr>
          <w:rStyle w:val="a5"/>
          <w:rFonts w:hint="eastAsia"/>
          <w:b w:val="0"/>
          <w:bCs w:val="0"/>
        </w:rPr>
        <w:t>认知负荷</w:t>
      </w:r>
      <w:r w:rsidR="008D3520">
        <w:rPr>
          <w:rStyle w:val="a5"/>
          <w:rFonts w:hint="eastAsia"/>
          <w:b w:val="0"/>
          <w:bCs w:val="0"/>
        </w:rPr>
        <w:t>下，任务相关性对自我优势效应的影响。</w:t>
      </w:r>
    </w:p>
    <w:p w14:paraId="1E335114" w14:textId="04ECAADD" w:rsidR="0012537A" w:rsidRPr="00165A9F" w:rsidRDefault="00344D53" w:rsidP="00165A9F">
      <w:pPr>
        <w:pStyle w:val="a6"/>
        <w:ind w:left="0"/>
        <w:rPr>
          <w:rStyle w:val="a5"/>
          <w:rFonts w:hint="eastAsia"/>
          <w:i w:val="0"/>
          <w:iCs/>
          <w:color w:val="auto"/>
        </w:rPr>
      </w:pPr>
      <w:r w:rsidRPr="00165A9F">
        <w:rPr>
          <w:rStyle w:val="a5"/>
          <w:i w:val="0"/>
          <w:iCs/>
          <w:color w:val="auto"/>
        </w:rPr>
        <w:t>I3</w:t>
      </w:r>
      <w:r w:rsidR="0012537A" w:rsidRPr="00165A9F">
        <w:rPr>
          <w:rStyle w:val="a5"/>
          <w:rFonts w:hint="eastAsia"/>
          <w:i w:val="0"/>
          <w:iCs/>
          <w:color w:val="auto"/>
        </w:rPr>
        <w:t>探索性研究问题</w:t>
      </w:r>
    </w:p>
    <w:p w14:paraId="267979E6" w14:textId="26F01340" w:rsidR="0012537A" w:rsidRPr="00165A9F" w:rsidRDefault="00F23D27" w:rsidP="00165A9F">
      <w:pPr>
        <w:pStyle w:val="a6"/>
        <w:ind w:left="0" w:firstLineChars="200" w:firstLine="420"/>
        <w:jc w:val="both"/>
        <w:rPr>
          <w:rStyle w:val="a5"/>
          <w:rFonts w:hint="eastAsia"/>
          <w:b w:val="0"/>
          <w:bCs w:val="0"/>
        </w:rPr>
      </w:pPr>
      <w:r>
        <w:rPr>
          <w:rStyle w:val="a5"/>
          <w:rFonts w:hint="eastAsia"/>
          <w:b w:val="0"/>
          <w:bCs w:val="0"/>
        </w:rPr>
        <w:t>无</w:t>
      </w:r>
    </w:p>
    <w:p w14:paraId="3CA6486F" w14:textId="1CB19E9A" w:rsidR="002A63A9" w:rsidRPr="002A63A9" w:rsidRDefault="002073A9" w:rsidP="002A63A9">
      <w:pPr>
        <w:pStyle w:val="2"/>
        <w:rPr>
          <w:rFonts w:hint="eastAsia"/>
        </w:rPr>
      </w:pPr>
      <w:r w:rsidRPr="00165A9F">
        <w:rPr>
          <w:rStyle w:val="a5"/>
          <w:rFonts w:hint="eastAsia"/>
          <w:b/>
          <w:bCs/>
        </w:rPr>
        <w:t>方法</w:t>
      </w:r>
      <w:r w:rsidR="002A63A9">
        <w:rPr>
          <w:rStyle w:val="a5"/>
          <w:rFonts w:hint="eastAsia"/>
          <w:b/>
          <w:bCs/>
        </w:rPr>
        <w:t>M</w:t>
      </w:r>
      <w:r w:rsidR="002A63A9">
        <w:rPr>
          <w:rStyle w:val="a5"/>
          <w:b/>
          <w:bCs/>
        </w:rPr>
        <w:t>ethod</w:t>
      </w:r>
    </w:p>
    <w:p w14:paraId="713D03D9" w14:textId="16F0E470" w:rsidR="002073A9" w:rsidRPr="00165A9F" w:rsidRDefault="00344D53" w:rsidP="00165A9F">
      <w:pPr>
        <w:pStyle w:val="a6"/>
        <w:ind w:left="0"/>
        <w:rPr>
          <w:rStyle w:val="a5"/>
          <w:rFonts w:hint="eastAsia"/>
          <w:iCs/>
        </w:rPr>
      </w:pPr>
      <w:r w:rsidRPr="00165A9F">
        <w:rPr>
          <w:rStyle w:val="a5"/>
          <w:i w:val="0"/>
          <w:iCs/>
          <w:color w:val="auto"/>
        </w:rPr>
        <w:t>M1</w:t>
      </w:r>
      <w:r w:rsidR="002073A9" w:rsidRPr="00165A9F">
        <w:rPr>
          <w:rStyle w:val="a5"/>
          <w:rFonts w:hint="eastAsia"/>
          <w:i w:val="0"/>
          <w:iCs/>
          <w:color w:val="auto"/>
        </w:rPr>
        <w:t>预注册</w:t>
      </w:r>
      <w:r w:rsidR="00344B6A" w:rsidRPr="00165A9F">
        <w:rPr>
          <w:rStyle w:val="a5"/>
          <w:rFonts w:hint="eastAsia"/>
          <w:i w:val="0"/>
          <w:iCs/>
          <w:color w:val="auto"/>
        </w:rPr>
        <w:t>的</w:t>
      </w:r>
      <w:r w:rsidR="002073A9" w:rsidRPr="00165A9F">
        <w:rPr>
          <w:rStyle w:val="a5"/>
          <w:rFonts w:hint="eastAsia"/>
          <w:i w:val="0"/>
          <w:iCs/>
          <w:color w:val="auto"/>
        </w:rPr>
        <w:t>时间点</w:t>
      </w:r>
    </w:p>
    <w:p w14:paraId="0905EC8B" w14:textId="31889575" w:rsidR="00F76150" w:rsidRPr="00F76150" w:rsidRDefault="00F76150" w:rsidP="0025319C">
      <w:pPr>
        <w:pStyle w:val="a6"/>
        <w:ind w:left="0" w:firstLineChars="200" w:firstLine="420"/>
        <w:jc w:val="both"/>
        <w:rPr>
          <w:rStyle w:val="a5"/>
          <w:rFonts w:hint="eastAsia"/>
          <w:b w:val="0"/>
          <w:bCs w:val="0"/>
        </w:rPr>
      </w:pPr>
      <w:r>
        <w:rPr>
          <w:rStyle w:val="a5"/>
          <w:rFonts w:hint="eastAsia"/>
          <w:b w:val="0"/>
          <w:bCs w:val="0"/>
        </w:rPr>
        <w:t>实验1：</w:t>
      </w:r>
      <w:r w:rsidRPr="00F76150">
        <w:rPr>
          <w:rStyle w:val="a5"/>
          <w:rFonts w:hint="eastAsia"/>
          <w:b w:val="0"/>
          <w:bCs w:val="0"/>
        </w:rPr>
        <w:t>依据数据分析结果进行预注册</w:t>
      </w:r>
    </w:p>
    <w:p w14:paraId="5EB034F6" w14:textId="79689920" w:rsidR="00F76150" w:rsidRDefault="00F76150" w:rsidP="0025319C">
      <w:pPr>
        <w:pStyle w:val="a6"/>
        <w:ind w:left="0" w:firstLineChars="200" w:firstLine="420"/>
        <w:jc w:val="both"/>
        <w:rPr>
          <w:rStyle w:val="a5"/>
          <w:rFonts w:hint="eastAsia"/>
          <w:b w:val="0"/>
          <w:bCs w:val="0"/>
        </w:rPr>
      </w:pPr>
      <w:r>
        <w:rPr>
          <w:rStyle w:val="a5"/>
          <w:rFonts w:hint="eastAsia"/>
          <w:b w:val="0"/>
          <w:bCs w:val="0"/>
        </w:rPr>
        <w:t>实验2：</w:t>
      </w:r>
      <w:r w:rsidRPr="009C2FB5">
        <w:rPr>
          <w:rStyle w:val="a5"/>
          <w:rFonts w:hint="eastAsia"/>
          <w:b w:val="0"/>
          <w:bCs w:val="0"/>
        </w:rPr>
        <w:t>预注册前未</w:t>
      </w:r>
      <w:r w:rsidR="00C14271">
        <w:rPr>
          <w:rStyle w:val="a5"/>
          <w:rFonts w:hint="eastAsia"/>
          <w:b w:val="0"/>
          <w:bCs w:val="0"/>
        </w:rPr>
        <w:t>完成数据收集与</w:t>
      </w:r>
      <w:r w:rsidRPr="009C2FB5">
        <w:rPr>
          <w:rStyle w:val="a5"/>
          <w:rFonts w:hint="eastAsia"/>
          <w:b w:val="0"/>
          <w:bCs w:val="0"/>
        </w:rPr>
        <w:t>分析</w:t>
      </w:r>
    </w:p>
    <w:p w14:paraId="5F3D22CA" w14:textId="67938A49" w:rsidR="00F76150" w:rsidRDefault="00F76150" w:rsidP="0025319C">
      <w:pPr>
        <w:pStyle w:val="a6"/>
        <w:ind w:left="0" w:firstLineChars="200" w:firstLine="420"/>
        <w:jc w:val="both"/>
        <w:rPr>
          <w:rStyle w:val="a5"/>
          <w:rFonts w:hint="eastAsia"/>
          <w:b w:val="0"/>
          <w:bCs w:val="0"/>
        </w:rPr>
      </w:pPr>
      <w:r>
        <w:rPr>
          <w:rStyle w:val="a5"/>
          <w:rFonts w:hint="eastAsia"/>
          <w:b w:val="0"/>
          <w:bCs w:val="0"/>
        </w:rPr>
        <w:t>实验3：</w:t>
      </w:r>
      <w:r w:rsidRPr="002B70C1">
        <w:rPr>
          <w:rStyle w:val="a5"/>
          <w:rFonts w:hint="eastAsia"/>
          <w:b w:val="0"/>
          <w:bCs w:val="0"/>
        </w:rPr>
        <w:t>预注册时尚未</w:t>
      </w:r>
      <w:r w:rsidR="005F42DF">
        <w:rPr>
          <w:rStyle w:val="a5"/>
          <w:rFonts w:hint="eastAsia"/>
          <w:b w:val="0"/>
          <w:bCs w:val="0"/>
        </w:rPr>
        <w:t>收到</w:t>
      </w:r>
      <w:r w:rsidRPr="002B70C1">
        <w:rPr>
          <w:rStyle w:val="a5"/>
          <w:rFonts w:hint="eastAsia"/>
          <w:b w:val="0"/>
          <w:bCs w:val="0"/>
        </w:rPr>
        <w:t>任何数据</w:t>
      </w:r>
    </w:p>
    <w:p w14:paraId="2E18499F" w14:textId="60BB9752" w:rsidR="000F22A7" w:rsidRPr="00165A9F" w:rsidRDefault="00344D53" w:rsidP="00165A9F">
      <w:pPr>
        <w:pStyle w:val="a6"/>
        <w:ind w:left="0"/>
        <w:rPr>
          <w:rStyle w:val="a5"/>
          <w:rFonts w:hint="eastAsia"/>
          <w:i w:val="0"/>
          <w:iCs/>
          <w:color w:val="auto"/>
        </w:rPr>
      </w:pPr>
      <w:r w:rsidRPr="00165A9F">
        <w:rPr>
          <w:rStyle w:val="a5"/>
          <w:i w:val="0"/>
          <w:iCs/>
          <w:color w:val="auto"/>
        </w:rPr>
        <w:t>M2</w:t>
      </w:r>
      <w:r w:rsidR="00344B6A" w:rsidRPr="00165A9F">
        <w:rPr>
          <w:rStyle w:val="a5"/>
          <w:rFonts w:hint="eastAsia"/>
          <w:i w:val="0"/>
          <w:iCs/>
          <w:color w:val="auto"/>
        </w:rPr>
        <w:t>已有数据的使用（重新</w:t>
      </w:r>
      <w:r w:rsidR="00B4725A">
        <w:rPr>
          <w:rStyle w:val="a5"/>
          <w:rFonts w:hint="eastAsia"/>
          <w:i w:val="0"/>
          <w:iCs/>
          <w:color w:val="auto"/>
        </w:rPr>
        <w:t>分析</w:t>
      </w:r>
      <w:r w:rsidR="00344B6A" w:rsidRPr="00165A9F">
        <w:rPr>
          <w:rStyle w:val="a5"/>
          <w:rFonts w:hint="eastAsia"/>
          <w:i w:val="0"/>
          <w:iCs/>
          <w:color w:val="auto"/>
        </w:rPr>
        <w:t>或利用</w:t>
      </w:r>
      <w:r w:rsidR="00B4725A">
        <w:rPr>
          <w:rStyle w:val="a5"/>
          <w:rFonts w:hint="eastAsia"/>
          <w:i w:val="0"/>
          <w:iCs/>
          <w:color w:val="auto"/>
        </w:rPr>
        <w:t>他人</w:t>
      </w:r>
      <w:r w:rsidR="00344B6A" w:rsidRPr="00165A9F">
        <w:rPr>
          <w:rStyle w:val="a5"/>
          <w:rFonts w:hint="eastAsia"/>
          <w:i w:val="0"/>
          <w:iCs/>
          <w:color w:val="auto"/>
        </w:rPr>
        <w:t>数据）</w:t>
      </w:r>
    </w:p>
    <w:p w14:paraId="295B4950" w14:textId="30C7D7C1" w:rsidR="000F22A7" w:rsidRPr="000F22A7" w:rsidRDefault="00AC1932" w:rsidP="00165A9F">
      <w:pPr>
        <w:pStyle w:val="a6"/>
        <w:ind w:left="0" w:firstLineChars="200" w:firstLine="420"/>
        <w:jc w:val="both"/>
        <w:rPr>
          <w:rStyle w:val="a5"/>
          <w:rFonts w:hint="eastAsia"/>
          <w:b w:val="0"/>
          <w:bCs w:val="0"/>
        </w:rPr>
      </w:pPr>
      <w:r>
        <w:rPr>
          <w:rStyle w:val="a5"/>
          <w:rFonts w:hint="eastAsia"/>
          <w:b w:val="0"/>
          <w:bCs w:val="0"/>
        </w:rPr>
        <w:lastRenderedPageBreak/>
        <w:t>实验1数据已经收集，但未使用与本研究之外的数据</w:t>
      </w:r>
      <w:r w:rsidR="00C934AF">
        <w:rPr>
          <w:rStyle w:val="a5"/>
          <w:rFonts w:hint="eastAsia"/>
          <w:b w:val="0"/>
          <w:bCs w:val="0"/>
        </w:rPr>
        <w:t>。</w:t>
      </w:r>
    </w:p>
    <w:p w14:paraId="639E0010" w14:textId="77777777" w:rsidR="0010697D" w:rsidRDefault="00344D53" w:rsidP="0010697D">
      <w:pPr>
        <w:pStyle w:val="a6"/>
        <w:ind w:left="0"/>
        <w:rPr>
          <w:rStyle w:val="a5"/>
          <w:rFonts w:hint="eastAsia"/>
          <w:i w:val="0"/>
          <w:iCs/>
          <w:color w:val="auto"/>
        </w:rPr>
      </w:pPr>
      <w:r w:rsidRPr="00165A9F">
        <w:rPr>
          <w:rStyle w:val="a5"/>
          <w:i w:val="0"/>
          <w:iCs/>
          <w:color w:val="auto"/>
        </w:rPr>
        <w:t>M</w:t>
      </w:r>
      <w:r w:rsidR="003910D4">
        <w:rPr>
          <w:rStyle w:val="a5"/>
          <w:i w:val="0"/>
          <w:iCs/>
          <w:color w:val="auto"/>
        </w:rPr>
        <w:t>3</w:t>
      </w:r>
      <w:r w:rsidR="00652FB1" w:rsidRPr="00165A9F">
        <w:rPr>
          <w:rStyle w:val="a5"/>
          <w:rFonts w:hint="eastAsia"/>
          <w:i w:val="0"/>
          <w:iCs/>
          <w:color w:val="auto"/>
        </w:rPr>
        <w:t>样本量</w:t>
      </w:r>
      <w:r w:rsidR="003910D4">
        <w:rPr>
          <w:rStyle w:val="a5"/>
          <w:rFonts w:hint="eastAsia"/>
          <w:i w:val="0"/>
          <w:iCs/>
          <w:color w:val="auto"/>
        </w:rPr>
        <w:t>、统计检验力与</w:t>
      </w:r>
      <w:r w:rsidR="00B34F6B">
        <w:rPr>
          <w:rStyle w:val="a5"/>
          <w:rFonts w:hint="eastAsia"/>
          <w:i w:val="0"/>
          <w:iCs/>
          <w:color w:val="auto"/>
        </w:rPr>
        <w:t>估计</w:t>
      </w:r>
      <w:r w:rsidR="00DE5A47" w:rsidRPr="0011719F">
        <w:rPr>
          <w:rStyle w:val="a5"/>
          <w:rFonts w:hint="eastAsia"/>
          <w:i w:val="0"/>
          <w:iCs/>
          <w:color w:val="auto"/>
        </w:rPr>
        <w:t>精准度</w:t>
      </w:r>
    </w:p>
    <w:p w14:paraId="2A9783BE" w14:textId="62AAD272" w:rsidR="002727C9" w:rsidRDefault="0010697D" w:rsidP="002727C9">
      <w:pPr>
        <w:pStyle w:val="a6"/>
        <w:ind w:left="0" w:firstLineChars="200" w:firstLine="420"/>
        <w:jc w:val="both"/>
        <w:rPr>
          <w:rStyle w:val="a5"/>
          <w:rFonts w:hint="eastAsia"/>
          <w:b w:val="0"/>
          <w:bCs w:val="0"/>
        </w:rPr>
      </w:pPr>
      <w:r>
        <w:rPr>
          <w:rStyle w:val="a5"/>
          <w:rFonts w:hint="eastAsia"/>
          <w:b w:val="0"/>
          <w:bCs w:val="0"/>
        </w:rPr>
        <w:t>三项实验均</w:t>
      </w:r>
      <w:r w:rsidRPr="0010697D">
        <w:rPr>
          <w:rStyle w:val="a5"/>
          <w:rFonts w:hint="eastAsia"/>
          <w:b w:val="0"/>
          <w:bCs w:val="0"/>
        </w:rPr>
        <w:t>使用贝叶斯因子序列分析方法决定停止收集数据的时间，以平衡数据信息量与效率</w:t>
      </w:r>
      <w:r w:rsidR="00C82055">
        <w:rPr>
          <w:rStyle w:val="a5"/>
          <w:rFonts w:hint="eastAsia"/>
          <w:b w:val="0"/>
          <w:bCs w:val="0"/>
        </w:rPr>
        <w:fldChar w:fldCharType="begin"/>
      </w:r>
      <w:r w:rsidR="00C82055">
        <w:rPr>
          <w:rStyle w:val="a5"/>
          <w:rFonts w:hint="eastAsia"/>
          <w:b w:val="0"/>
          <w:bCs w:val="0"/>
        </w:rPr>
        <w:instrText xml:space="preserve"> ADDIN ZOTERO_ITEM CSL_CITATION {"citationID":"Ml6pTT7v","properties":{"formattedCitation":"(\\uc0\\u37073{}\\uc0\\u20803{}\\uc0\\u29790{} &amp; \\uc0\\u32993{}\\uc0\\u20256{}\\uc0\\u40527{}, 2024)","plainCitation":"(郑元瑞 &amp; 胡传鹏, 2024)","noteIndex":0},"citationItems":[{"id":3059,"uris":["http://zotero.org/users/8641892/items/TV2WHKPS"],"itemData":{"id":3059,"type":"article-journal","abstract":"实验设计的关键是平衡信息量与效率。贝叶斯因子序列分析利用贝叶斯因子不断更新证据的特点,通过贝叶斯因子标准和在收集数据过程中的序列分析来平衡信息量与效率。本文...","container-title":"应用心理学","issue":"2","language":"zh-CN","page":"158-171","source":"www.zhangqiaokeyan.com","title":"贝叶斯因子序列分析:实验设计中平衡信息与效率的新方法","title-short":"贝叶斯因子序列分析","volume":"30","author":[{"family":"郑元瑞","given":""},{"family":"胡传鹏","given":""}],"issued":{"date-parts":[["2024"]]}}}],"schema":"https://github.com/citation-style-language/schema/raw/master/csl-citation.json"} </w:instrText>
      </w:r>
      <w:r w:rsidR="00C82055">
        <w:rPr>
          <w:rStyle w:val="a5"/>
          <w:rFonts w:hint="eastAsia"/>
          <w:b w:val="0"/>
          <w:bCs w:val="0"/>
        </w:rPr>
        <w:fldChar w:fldCharType="separate"/>
      </w:r>
      <w:r w:rsidR="00C82055" w:rsidRPr="00C82055">
        <w:rPr>
          <w:rFonts w:ascii="等线" w:eastAsia="等线" w:hAnsi="等线" w:cs="Times New Roman"/>
          <w:kern w:val="0"/>
        </w:rPr>
        <w:t>(郑元瑞</w:t>
      </w:r>
      <w:r w:rsidR="00C82055">
        <w:rPr>
          <w:rFonts w:ascii="等线" w:eastAsia="等线" w:hAnsi="等线" w:cs="Times New Roman" w:hint="eastAsia"/>
          <w:kern w:val="0"/>
        </w:rPr>
        <w:t xml:space="preserve">, </w:t>
      </w:r>
      <w:r w:rsidR="00C82055" w:rsidRPr="00C82055">
        <w:rPr>
          <w:rFonts w:ascii="等线" w:eastAsia="等线" w:hAnsi="等线" w:cs="Times New Roman"/>
          <w:kern w:val="0"/>
        </w:rPr>
        <w:t>胡传鹏, 2024)</w:t>
      </w:r>
      <w:r w:rsidR="00C82055">
        <w:rPr>
          <w:rStyle w:val="a5"/>
          <w:rFonts w:hint="eastAsia"/>
          <w:b w:val="0"/>
          <w:bCs w:val="0"/>
        </w:rPr>
        <w:fldChar w:fldCharType="end"/>
      </w:r>
      <w:r w:rsidRPr="0010697D">
        <w:rPr>
          <w:rStyle w:val="a5"/>
          <w:rFonts w:hint="eastAsia"/>
          <w:b w:val="0"/>
          <w:bCs w:val="0"/>
        </w:rPr>
        <w:t>。</w:t>
      </w:r>
    </w:p>
    <w:p w14:paraId="49B31BAA" w14:textId="7407D160" w:rsidR="00EC031E" w:rsidRDefault="002727C9" w:rsidP="002727C9">
      <w:pPr>
        <w:pStyle w:val="a6"/>
        <w:ind w:left="0" w:firstLineChars="200" w:firstLine="420"/>
        <w:jc w:val="both"/>
        <w:rPr>
          <w:rStyle w:val="a5"/>
          <w:rFonts w:hint="eastAsia"/>
          <w:b w:val="0"/>
          <w:bCs w:val="0"/>
        </w:rPr>
      </w:pPr>
      <w:r>
        <w:rPr>
          <w:rStyle w:val="a5"/>
          <w:rFonts w:hint="eastAsia"/>
          <w:b w:val="0"/>
          <w:bCs w:val="0"/>
        </w:rPr>
        <w:t>实</w:t>
      </w:r>
      <w:r w:rsidR="00962949" w:rsidRPr="00962949">
        <w:rPr>
          <w:rStyle w:val="a5"/>
          <w:rFonts w:hint="eastAsia"/>
          <w:b w:val="0"/>
          <w:bCs w:val="0"/>
        </w:rPr>
        <w:t>验1</w:t>
      </w:r>
      <w:r w:rsidR="00962949">
        <w:rPr>
          <w:rStyle w:val="a5"/>
          <w:rFonts w:hint="eastAsia"/>
          <w:b w:val="0"/>
          <w:bCs w:val="0"/>
        </w:rPr>
        <w:t>：以正确试次反应时作为统计指标，将</w:t>
      </w:r>
      <w:r w:rsidR="00962949" w:rsidRPr="00962949">
        <w:rPr>
          <w:rStyle w:val="a5"/>
          <w:rFonts w:hint="eastAsia"/>
          <w:b w:val="0"/>
          <w:bCs w:val="0"/>
        </w:rPr>
        <w:t>贝叶斯重复测量方差分析中任务目标与</w:t>
      </w:r>
      <w:r w:rsidR="008A0E96">
        <w:rPr>
          <w:rStyle w:val="a5"/>
          <w:rFonts w:hint="eastAsia"/>
          <w:b w:val="0"/>
          <w:bCs w:val="0"/>
        </w:rPr>
        <w:t>身份</w:t>
      </w:r>
      <w:r w:rsidR="00962949">
        <w:rPr>
          <w:rStyle w:val="a5"/>
          <w:rFonts w:hint="eastAsia"/>
          <w:b w:val="0"/>
          <w:bCs w:val="0"/>
        </w:rPr>
        <w:t>的交互效应作为</w:t>
      </w:r>
      <w:r w:rsidR="00962949" w:rsidRPr="0010697D">
        <w:rPr>
          <w:rStyle w:val="a5"/>
          <w:rFonts w:hint="eastAsia"/>
          <w:b w:val="0"/>
          <w:bCs w:val="0"/>
        </w:rPr>
        <w:t>贝叶斯因子序列分析中的关键效应</w:t>
      </w:r>
      <w:r w:rsidR="00962949">
        <w:rPr>
          <w:rStyle w:val="a5"/>
          <w:rFonts w:hint="eastAsia"/>
          <w:b w:val="0"/>
          <w:bCs w:val="0"/>
        </w:rPr>
        <w:t>。实验2：以正确试次反应时作为统计指标，</w:t>
      </w:r>
      <w:r w:rsidR="00875660">
        <w:rPr>
          <w:rStyle w:val="a5"/>
          <w:rFonts w:hint="eastAsia"/>
          <w:b w:val="0"/>
          <w:bCs w:val="0"/>
        </w:rPr>
        <w:t>对自我与目标相关任务与自我与目标无关任务分别统计建模，将贝叶斯层级模型中身份与</w:t>
      </w:r>
      <w:r w:rsidR="0087786B">
        <w:rPr>
          <w:rStyle w:val="a5"/>
          <w:rFonts w:hint="eastAsia"/>
          <w:b w:val="0"/>
          <w:bCs w:val="0"/>
        </w:rPr>
        <w:t>匹配情况的交互效应作为</w:t>
      </w:r>
      <w:r w:rsidR="0087786B" w:rsidRPr="0010697D">
        <w:rPr>
          <w:rStyle w:val="a5"/>
          <w:rFonts w:hint="eastAsia"/>
          <w:b w:val="0"/>
          <w:bCs w:val="0"/>
        </w:rPr>
        <w:t>贝叶斯因子序列分析中的关键效应</w:t>
      </w:r>
      <w:r w:rsidR="0087786B">
        <w:rPr>
          <w:rStyle w:val="a5"/>
          <w:rFonts w:hint="eastAsia"/>
          <w:b w:val="0"/>
          <w:bCs w:val="0"/>
        </w:rPr>
        <w:t>。</w:t>
      </w:r>
      <w:r w:rsidR="00962949">
        <w:rPr>
          <w:rStyle w:val="a5"/>
          <w:rFonts w:hint="eastAsia"/>
          <w:b w:val="0"/>
          <w:bCs w:val="0"/>
        </w:rPr>
        <w:t>实验3：以正确试次反应时作为统计指标，</w:t>
      </w:r>
      <w:r w:rsidR="00FB027A">
        <w:rPr>
          <w:rStyle w:val="a5"/>
          <w:rFonts w:hint="eastAsia"/>
          <w:b w:val="0"/>
          <w:bCs w:val="0"/>
        </w:rPr>
        <w:t>对自我与目标相关任务</w:t>
      </w:r>
      <w:r w:rsidR="000B4786">
        <w:rPr>
          <w:rStyle w:val="a5"/>
          <w:rFonts w:hint="eastAsia"/>
          <w:b w:val="0"/>
          <w:bCs w:val="0"/>
        </w:rPr>
        <w:t>、</w:t>
      </w:r>
      <w:r w:rsidR="00FB027A">
        <w:rPr>
          <w:rStyle w:val="a5"/>
          <w:rFonts w:hint="eastAsia"/>
          <w:b w:val="0"/>
          <w:bCs w:val="0"/>
        </w:rPr>
        <w:t>自我与目标无关任务分别</w:t>
      </w:r>
      <w:r w:rsidR="000B4786">
        <w:rPr>
          <w:rStyle w:val="a5"/>
          <w:rFonts w:hint="eastAsia"/>
          <w:b w:val="0"/>
          <w:bCs w:val="0"/>
        </w:rPr>
        <w:t>统计</w:t>
      </w:r>
      <w:r w:rsidR="00FB027A">
        <w:rPr>
          <w:rStyle w:val="a5"/>
          <w:rFonts w:hint="eastAsia"/>
          <w:b w:val="0"/>
          <w:bCs w:val="0"/>
        </w:rPr>
        <w:t>建模，</w:t>
      </w:r>
      <w:r w:rsidR="000B4786">
        <w:rPr>
          <w:rStyle w:val="a5"/>
          <w:rFonts w:hint="eastAsia"/>
          <w:b w:val="0"/>
          <w:bCs w:val="0"/>
        </w:rPr>
        <w:t>筛选匹配试次，将</w:t>
      </w:r>
      <w:r>
        <w:rPr>
          <w:rStyle w:val="a5"/>
          <w:rFonts w:hint="eastAsia"/>
          <w:b w:val="0"/>
          <w:bCs w:val="0"/>
        </w:rPr>
        <w:t>贝叶斯层级模型中</w:t>
      </w:r>
      <w:r w:rsidR="000B4786">
        <w:rPr>
          <w:rStyle w:val="a5"/>
          <w:rFonts w:hint="eastAsia"/>
          <w:b w:val="0"/>
          <w:bCs w:val="0"/>
        </w:rPr>
        <w:t>认知负荷与身份的交互效应作为贝叶斯因子序列分析的关键效应。</w:t>
      </w:r>
    </w:p>
    <w:p w14:paraId="23DBC28A" w14:textId="40C2E5E0" w:rsidR="002727C9" w:rsidRDefault="002727C9" w:rsidP="002727C9">
      <w:pPr>
        <w:pStyle w:val="a6"/>
        <w:ind w:left="0" w:firstLineChars="200" w:firstLine="420"/>
        <w:jc w:val="both"/>
        <w:rPr>
          <w:rStyle w:val="a5"/>
          <w:rFonts w:hint="eastAsia"/>
          <w:b w:val="0"/>
          <w:bCs w:val="0"/>
        </w:rPr>
      </w:pPr>
      <w:r w:rsidRPr="0010697D">
        <w:rPr>
          <w:rStyle w:val="a5"/>
          <w:rFonts w:hint="eastAsia"/>
          <w:b w:val="0"/>
          <w:bCs w:val="0"/>
        </w:rPr>
        <w:t>确定停止收集数据的BF阈值为10或1/10。当 BF10大于10时，则认为有较强的证据支持备择假设，可以停止收集数据；当BF10小于1/10时，则认为有较强的证据支持原假设，可以停止收集数据(胡传鹏等, 2018)。最小样本量为每个实验条件12人，最大样本量为每个实验条件50人。</w:t>
      </w:r>
    </w:p>
    <w:p w14:paraId="48873A41" w14:textId="77777777" w:rsidR="000328CD" w:rsidRDefault="00BA09BB" w:rsidP="002727C9">
      <w:pPr>
        <w:pStyle w:val="a6"/>
        <w:ind w:left="0" w:firstLineChars="200" w:firstLine="420"/>
        <w:jc w:val="both"/>
        <w:rPr>
          <w:rStyle w:val="a5"/>
          <w:rFonts w:hint="eastAsia"/>
          <w:b w:val="0"/>
          <w:bCs w:val="0"/>
        </w:rPr>
      </w:pPr>
      <w:r>
        <w:rPr>
          <w:rStyle w:val="a5"/>
          <w:rFonts w:hint="eastAsia"/>
          <w:b w:val="0"/>
          <w:bCs w:val="0"/>
        </w:rPr>
        <w:t>实验1已收集59名被试数据，</w:t>
      </w:r>
      <w:r w:rsidR="005B71E6">
        <w:rPr>
          <w:rStyle w:val="a5"/>
          <w:rFonts w:hint="eastAsia"/>
          <w:b w:val="0"/>
          <w:bCs w:val="0"/>
        </w:rPr>
        <w:t>男性30人，女性29人，年龄M=22.73，SD=2.63。</w:t>
      </w:r>
      <w:r>
        <w:rPr>
          <w:rStyle w:val="a5"/>
          <w:rFonts w:hint="eastAsia"/>
          <w:b w:val="0"/>
          <w:bCs w:val="0"/>
        </w:rPr>
        <w:t>自我优先条件20人，朋友优先条件20人，生人优先条件19人。</w:t>
      </w:r>
    </w:p>
    <w:p w14:paraId="04182454" w14:textId="51834E42" w:rsidR="00BA09BB" w:rsidRDefault="00BA09BB" w:rsidP="002727C9">
      <w:pPr>
        <w:pStyle w:val="a6"/>
        <w:ind w:left="0" w:firstLineChars="200" w:firstLine="420"/>
        <w:jc w:val="both"/>
        <w:rPr>
          <w:rStyle w:val="a5"/>
          <w:rFonts w:hint="eastAsia"/>
          <w:b w:val="0"/>
          <w:bCs w:val="0"/>
        </w:rPr>
      </w:pPr>
      <w:r>
        <w:rPr>
          <w:rStyle w:val="a5"/>
          <w:rFonts w:hint="eastAsia"/>
          <w:b w:val="0"/>
          <w:bCs w:val="0"/>
        </w:rPr>
        <w:t>实验2当前已收集39名被试数据</w:t>
      </w:r>
      <w:r w:rsidR="00BE09B5">
        <w:rPr>
          <w:rStyle w:val="a5"/>
          <w:rFonts w:hint="eastAsia"/>
          <w:b w:val="0"/>
          <w:bCs w:val="0"/>
        </w:rPr>
        <w:t>，其中男性19人，女性20人，年龄M=21.46，SD=1.54。</w:t>
      </w:r>
      <w:r w:rsidR="000328CD">
        <w:rPr>
          <w:rStyle w:val="a5"/>
          <w:rFonts w:hint="eastAsia"/>
          <w:b w:val="0"/>
          <w:bCs w:val="0"/>
        </w:rPr>
        <w:t>注册时未完成数据收集。</w:t>
      </w:r>
    </w:p>
    <w:p w14:paraId="5644504E" w14:textId="3A4362D5" w:rsidR="000F22A7" w:rsidRPr="00165A9F" w:rsidRDefault="00344D53" w:rsidP="00165A9F">
      <w:pPr>
        <w:pStyle w:val="a6"/>
        <w:ind w:left="0"/>
        <w:rPr>
          <w:rStyle w:val="a5"/>
          <w:rFonts w:hint="eastAsia"/>
          <w:i w:val="0"/>
          <w:iCs/>
          <w:color w:val="auto"/>
        </w:rPr>
      </w:pPr>
      <w:r w:rsidRPr="00165A9F">
        <w:rPr>
          <w:rStyle w:val="a5"/>
          <w:i w:val="0"/>
          <w:iCs/>
          <w:color w:val="auto"/>
        </w:rPr>
        <w:t>M</w:t>
      </w:r>
      <w:r w:rsidR="00B34F6B">
        <w:rPr>
          <w:rStyle w:val="a5"/>
          <w:i w:val="0"/>
          <w:iCs/>
          <w:color w:val="auto"/>
        </w:rPr>
        <w:t>4</w:t>
      </w:r>
      <w:r w:rsidR="00D43347" w:rsidRPr="00165A9F">
        <w:rPr>
          <w:rStyle w:val="a5"/>
          <w:rFonts w:hint="eastAsia"/>
          <w:i w:val="0"/>
          <w:iCs/>
          <w:color w:val="auto"/>
        </w:rPr>
        <w:t>被试招募</w:t>
      </w:r>
      <w:r w:rsidR="000F22A7" w:rsidRPr="00165A9F">
        <w:rPr>
          <w:rStyle w:val="a5"/>
          <w:rFonts w:hint="eastAsia"/>
          <w:i w:val="0"/>
          <w:iCs/>
          <w:color w:val="auto"/>
        </w:rPr>
        <w:t>、选</w:t>
      </w:r>
      <w:r w:rsidR="00B34F6B">
        <w:rPr>
          <w:rStyle w:val="a5"/>
          <w:rFonts w:hint="eastAsia"/>
          <w:i w:val="0"/>
          <w:iCs/>
          <w:color w:val="auto"/>
        </w:rPr>
        <w:t>择</w:t>
      </w:r>
      <w:r w:rsidR="000F22A7" w:rsidRPr="00165A9F">
        <w:rPr>
          <w:rStyle w:val="a5"/>
          <w:rFonts w:hint="eastAsia"/>
          <w:i w:val="0"/>
          <w:iCs/>
          <w:color w:val="auto"/>
        </w:rPr>
        <w:t>与报酬</w:t>
      </w:r>
    </w:p>
    <w:p w14:paraId="4F94B723" w14:textId="06C0233F" w:rsidR="000F22A7" w:rsidRPr="00415CA0" w:rsidRDefault="00CF7D77" w:rsidP="00415CA0">
      <w:pPr>
        <w:pStyle w:val="a6"/>
        <w:ind w:left="0" w:firstLineChars="200" w:firstLine="420"/>
        <w:rPr>
          <w:rStyle w:val="a5"/>
          <w:rFonts w:hint="eastAsia"/>
          <w:b w:val="0"/>
          <w:bCs w:val="0"/>
        </w:rPr>
      </w:pPr>
      <w:r w:rsidRPr="005069BF">
        <w:rPr>
          <w:rStyle w:val="a5"/>
          <w:rFonts w:hint="eastAsia"/>
          <w:b w:val="0"/>
          <w:bCs w:val="0"/>
        </w:rPr>
        <w:t>（</w:t>
      </w:r>
      <w:r w:rsidRPr="005069BF">
        <w:rPr>
          <w:rStyle w:val="a5"/>
          <w:b w:val="0"/>
          <w:bCs w:val="0"/>
        </w:rPr>
        <w:t>a）</w:t>
      </w:r>
      <w:r w:rsidR="00165A9F">
        <w:rPr>
          <w:rStyle w:val="a5"/>
          <w:rFonts w:hint="eastAsia"/>
          <w:b w:val="0"/>
          <w:bCs w:val="0"/>
        </w:rPr>
        <w:t>被试招募</w:t>
      </w:r>
      <w:r w:rsidRPr="005069BF">
        <w:rPr>
          <w:rStyle w:val="a5"/>
          <w:b w:val="0"/>
          <w:bCs w:val="0"/>
        </w:rPr>
        <w:t>方法</w:t>
      </w:r>
      <w:r w:rsidR="0010697D">
        <w:rPr>
          <w:rStyle w:val="a5"/>
          <w:rFonts w:hint="eastAsia"/>
          <w:b w:val="0"/>
          <w:bCs w:val="0"/>
        </w:rPr>
        <w:t>：校园被试群内发布被试招募信息；</w:t>
      </w:r>
      <w:r w:rsidRPr="00CF7D77">
        <w:rPr>
          <w:rStyle w:val="a5"/>
          <w:b w:val="0"/>
          <w:bCs w:val="0"/>
        </w:rPr>
        <w:t>（b）</w:t>
      </w:r>
      <w:r w:rsidR="00FE6CF4">
        <w:rPr>
          <w:rStyle w:val="a5"/>
          <w:rFonts w:hint="eastAsia"/>
          <w:b w:val="0"/>
          <w:bCs w:val="0"/>
        </w:rPr>
        <w:t>遴选</w:t>
      </w:r>
      <w:r w:rsidRPr="00CF7D77">
        <w:rPr>
          <w:rStyle w:val="a5"/>
          <w:rFonts w:hint="eastAsia"/>
          <w:b w:val="0"/>
          <w:bCs w:val="0"/>
        </w:rPr>
        <w:t>和</w:t>
      </w:r>
      <w:r w:rsidRPr="00CF7D77">
        <w:rPr>
          <w:rStyle w:val="a5"/>
          <w:b w:val="0"/>
          <w:bCs w:val="0"/>
        </w:rPr>
        <w:t>纳入标准</w:t>
      </w:r>
      <w:r w:rsidR="0010697D">
        <w:rPr>
          <w:rStyle w:val="a5"/>
          <w:rFonts w:hint="eastAsia"/>
          <w:b w:val="0"/>
          <w:bCs w:val="0"/>
        </w:rPr>
        <w:t>：</w:t>
      </w:r>
      <w:r w:rsidR="00931993" w:rsidRPr="00931993">
        <w:t>右利手，视力或矫正视力正常，近期未参加过其他认知心理学按键实验的健康成年被试</w:t>
      </w:r>
      <w:r w:rsidR="00931993">
        <w:rPr>
          <w:rFonts w:hint="eastAsia"/>
        </w:rPr>
        <w:t>；</w:t>
      </w:r>
      <w:r w:rsidRPr="00CF7D77">
        <w:rPr>
          <w:rStyle w:val="a5"/>
          <w:rFonts w:hint="eastAsia"/>
          <w:b w:val="0"/>
          <w:bCs w:val="0"/>
        </w:rPr>
        <w:t>（</w:t>
      </w:r>
      <w:r w:rsidRPr="00CF7D77">
        <w:rPr>
          <w:rStyle w:val="a5"/>
          <w:b w:val="0"/>
          <w:bCs w:val="0"/>
        </w:rPr>
        <w:t>c）</w:t>
      </w:r>
      <w:r w:rsidR="00252F45">
        <w:rPr>
          <w:rStyle w:val="a5"/>
          <w:rFonts w:hint="eastAsia"/>
          <w:b w:val="0"/>
          <w:bCs w:val="0"/>
        </w:rPr>
        <w:t>被试费与发放</w:t>
      </w:r>
      <w:r w:rsidRPr="00CF7D77">
        <w:rPr>
          <w:rStyle w:val="a5"/>
          <w:b w:val="0"/>
          <w:bCs w:val="0"/>
        </w:rPr>
        <w:t>方法</w:t>
      </w:r>
      <w:r w:rsidR="00036686">
        <w:rPr>
          <w:rStyle w:val="a5"/>
          <w:rFonts w:hint="eastAsia"/>
          <w:b w:val="0"/>
          <w:bCs w:val="0"/>
        </w:rPr>
        <w:t>：向所有人支付相同费用，30元/小时</w:t>
      </w:r>
      <w:r w:rsidRPr="00CF7D77">
        <w:rPr>
          <w:rStyle w:val="a5"/>
          <w:b w:val="0"/>
          <w:bCs w:val="0"/>
        </w:rPr>
        <w:t>。</w:t>
      </w:r>
    </w:p>
    <w:p w14:paraId="36202C33" w14:textId="4FDC1DB5" w:rsidR="000F22A7" w:rsidRPr="00165A9F" w:rsidRDefault="00344D53" w:rsidP="00165A9F">
      <w:pPr>
        <w:pStyle w:val="a6"/>
        <w:ind w:left="0"/>
        <w:rPr>
          <w:rStyle w:val="a5"/>
          <w:rFonts w:hint="eastAsia"/>
          <w:i w:val="0"/>
          <w:iCs/>
          <w:color w:val="auto"/>
        </w:rPr>
      </w:pPr>
      <w:r w:rsidRPr="00165A9F">
        <w:rPr>
          <w:rStyle w:val="a5"/>
          <w:i w:val="0"/>
          <w:iCs/>
          <w:color w:val="auto"/>
        </w:rPr>
        <w:t>M</w:t>
      </w:r>
      <w:r w:rsidR="00FE6CF4">
        <w:rPr>
          <w:rStyle w:val="a5"/>
          <w:i w:val="0"/>
          <w:iCs/>
          <w:color w:val="auto"/>
        </w:rPr>
        <w:t>5</w:t>
      </w:r>
      <w:r w:rsidR="000F22A7" w:rsidRPr="00165A9F">
        <w:rPr>
          <w:rStyle w:val="a5"/>
          <w:rFonts w:hint="eastAsia"/>
          <w:i w:val="0"/>
          <w:iCs/>
          <w:color w:val="auto"/>
        </w:rPr>
        <w:t>被试流失</w:t>
      </w:r>
      <w:r w:rsidR="00197841">
        <w:rPr>
          <w:rStyle w:val="a5"/>
          <w:rFonts w:hint="eastAsia"/>
          <w:i w:val="0"/>
          <w:iCs/>
          <w:color w:val="auto"/>
        </w:rPr>
        <w:t>处理</w:t>
      </w:r>
    </w:p>
    <w:p w14:paraId="632C7499" w14:textId="310DF0DD" w:rsidR="00FE6CF4" w:rsidRDefault="00036686" w:rsidP="00217406">
      <w:pPr>
        <w:pStyle w:val="a6"/>
        <w:ind w:left="0" w:firstLineChars="200" w:firstLine="420"/>
        <w:rPr>
          <w:rStyle w:val="a5"/>
          <w:rFonts w:hint="eastAsia"/>
          <w:b w:val="0"/>
          <w:bCs w:val="0"/>
        </w:rPr>
      </w:pPr>
      <w:r w:rsidRPr="00036686">
        <w:t>中途退出的被试不计入最后的数据分析。</w:t>
      </w:r>
    </w:p>
    <w:p w14:paraId="3CB96C42" w14:textId="4B9069D0" w:rsidR="000F22A7" w:rsidRPr="00165A9F" w:rsidRDefault="00344D53" w:rsidP="00165A9F">
      <w:pPr>
        <w:pStyle w:val="a6"/>
        <w:ind w:left="0"/>
        <w:rPr>
          <w:rStyle w:val="a5"/>
          <w:rFonts w:hint="eastAsia"/>
          <w:i w:val="0"/>
          <w:iCs/>
          <w:color w:val="auto"/>
        </w:rPr>
      </w:pPr>
      <w:r w:rsidRPr="00165A9F">
        <w:rPr>
          <w:rStyle w:val="a5"/>
          <w:i w:val="0"/>
          <w:iCs/>
          <w:color w:val="auto"/>
        </w:rPr>
        <w:t>M</w:t>
      </w:r>
      <w:r w:rsidR="00F53E77">
        <w:rPr>
          <w:rStyle w:val="a5"/>
          <w:i w:val="0"/>
          <w:iCs/>
          <w:color w:val="auto"/>
        </w:rPr>
        <w:t>6</w:t>
      </w:r>
      <w:r w:rsidR="000F22A7" w:rsidRPr="00165A9F">
        <w:rPr>
          <w:rStyle w:val="a5"/>
          <w:rFonts w:hint="eastAsia"/>
          <w:i w:val="0"/>
          <w:iCs/>
          <w:color w:val="auto"/>
        </w:rPr>
        <w:t>盲法</w:t>
      </w:r>
    </w:p>
    <w:p w14:paraId="43AA18A2" w14:textId="45E23338" w:rsidR="00F53E77" w:rsidRDefault="00036686" w:rsidP="00F53E77">
      <w:pPr>
        <w:pStyle w:val="a6"/>
        <w:ind w:left="0" w:firstLineChars="200" w:firstLine="420"/>
        <w:rPr>
          <w:rStyle w:val="a5"/>
          <w:rFonts w:hint="eastAsia"/>
          <w:b w:val="0"/>
          <w:bCs w:val="0"/>
        </w:rPr>
      </w:pPr>
      <w:r>
        <w:rPr>
          <w:rStyle w:val="a5"/>
          <w:rFonts w:hint="eastAsia"/>
          <w:b w:val="0"/>
          <w:bCs w:val="0"/>
        </w:rPr>
        <w:t>单盲。仅研究负责人知道被试被分配到哪种实验条件下。</w:t>
      </w:r>
    </w:p>
    <w:p w14:paraId="6D825EF8" w14:textId="6B0C8A56" w:rsidR="000F22A7" w:rsidRPr="00165A9F" w:rsidRDefault="00344D53" w:rsidP="00165A9F">
      <w:pPr>
        <w:pStyle w:val="a6"/>
        <w:ind w:left="0"/>
        <w:rPr>
          <w:rStyle w:val="a5"/>
          <w:rFonts w:hint="eastAsia"/>
          <w:i w:val="0"/>
          <w:iCs/>
          <w:color w:val="auto"/>
        </w:rPr>
      </w:pPr>
      <w:r w:rsidRPr="00165A9F">
        <w:rPr>
          <w:rStyle w:val="a5"/>
          <w:i w:val="0"/>
          <w:iCs/>
          <w:color w:val="auto"/>
        </w:rPr>
        <w:t>M</w:t>
      </w:r>
      <w:r w:rsidR="00381942">
        <w:rPr>
          <w:rStyle w:val="a5"/>
          <w:i w:val="0"/>
          <w:iCs/>
          <w:color w:val="auto"/>
        </w:rPr>
        <w:t>7</w:t>
      </w:r>
      <w:r w:rsidR="007E1AFF">
        <w:rPr>
          <w:rStyle w:val="a5"/>
          <w:rFonts w:hint="eastAsia"/>
          <w:i w:val="0"/>
          <w:iCs/>
          <w:color w:val="auto"/>
        </w:rPr>
        <w:t>数据</w:t>
      </w:r>
      <w:r w:rsidR="000F22A7" w:rsidRPr="00165A9F">
        <w:rPr>
          <w:rStyle w:val="a5"/>
          <w:rFonts w:hint="eastAsia"/>
          <w:i w:val="0"/>
          <w:iCs/>
          <w:color w:val="auto"/>
        </w:rPr>
        <w:t>清洗与筛选</w:t>
      </w:r>
    </w:p>
    <w:p w14:paraId="6850C2DD" w14:textId="18F07EE0" w:rsidR="00036686" w:rsidRDefault="00036686" w:rsidP="0025319C">
      <w:pPr>
        <w:pStyle w:val="a6"/>
        <w:ind w:left="0" w:firstLineChars="200" w:firstLine="420"/>
        <w:rPr>
          <w:rStyle w:val="a5"/>
          <w:rFonts w:hint="eastAsia"/>
          <w:b w:val="0"/>
          <w:bCs w:val="0"/>
        </w:rPr>
      </w:pPr>
      <w:r>
        <w:rPr>
          <w:rStyle w:val="a5"/>
          <w:rFonts w:hint="eastAsia"/>
          <w:b w:val="0"/>
          <w:bCs w:val="0"/>
        </w:rPr>
        <w:t>以被试为单位剔除：</w:t>
      </w:r>
      <w:r w:rsidR="008500D9">
        <w:rPr>
          <w:rStyle w:val="a5"/>
          <w:rFonts w:hint="eastAsia"/>
          <w:b w:val="0"/>
          <w:bCs w:val="0"/>
        </w:rPr>
        <w:t>剔除整体正确率低于70%的被试</w:t>
      </w:r>
      <w:r w:rsidR="00032078">
        <w:rPr>
          <w:rStyle w:val="a5"/>
          <w:rFonts w:hint="eastAsia"/>
          <w:b w:val="0"/>
          <w:bCs w:val="0"/>
        </w:rPr>
        <w:t>。</w:t>
      </w:r>
    </w:p>
    <w:p w14:paraId="2B1E025F" w14:textId="7B043BB4" w:rsidR="00217406" w:rsidRPr="007E1AFF" w:rsidRDefault="00036686" w:rsidP="0025319C">
      <w:pPr>
        <w:pStyle w:val="a6"/>
        <w:ind w:left="0" w:firstLineChars="200" w:firstLine="420"/>
        <w:rPr>
          <w:rStyle w:val="a5"/>
          <w:rFonts w:hint="eastAsia"/>
          <w:b w:val="0"/>
          <w:bCs w:val="0"/>
          <w:i w:val="0"/>
        </w:rPr>
      </w:pPr>
      <w:proofErr w:type="gramStart"/>
      <w:r>
        <w:rPr>
          <w:rStyle w:val="a5"/>
          <w:rFonts w:hint="eastAsia"/>
          <w:b w:val="0"/>
          <w:bCs w:val="0"/>
        </w:rPr>
        <w:t>以试次为</w:t>
      </w:r>
      <w:proofErr w:type="gramEnd"/>
      <w:r>
        <w:rPr>
          <w:rStyle w:val="a5"/>
          <w:rFonts w:hint="eastAsia"/>
          <w:b w:val="0"/>
          <w:bCs w:val="0"/>
        </w:rPr>
        <w:t>单位剔除：</w:t>
      </w:r>
      <w:r w:rsidR="00BD3F5D">
        <w:rPr>
          <w:rStyle w:val="a5"/>
          <w:rFonts w:hint="eastAsia"/>
          <w:b w:val="0"/>
          <w:bCs w:val="0"/>
        </w:rPr>
        <w:t>在剔除正确率低于70%的被试数据基础上，剔除反应时低于</w:t>
      </w:r>
      <w:r w:rsidR="00BD3F5D">
        <w:rPr>
          <w:rStyle w:val="a5"/>
          <w:rFonts w:hint="eastAsia"/>
          <w:b w:val="0"/>
          <w:bCs w:val="0"/>
        </w:rPr>
        <w:lastRenderedPageBreak/>
        <w:t>200ms的试次。在以反应时为分析指标时，剔除所有错误试次。</w:t>
      </w:r>
    </w:p>
    <w:p w14:paraId="06A17FE4" w14:textId="26852B69" w:rsidR="000F22A7" w:rsidRPr="00303486" w:rsidRDefault="00381942" w:rsidP="00165A9F">
      <w:pPr>
        <w:pStyle w:val="a6"/>
        <w:ind w:left="0"/>
        <w:rPr>
          <w:rStyle w:val="a5"/>
          <w:rFonts w:hint="eastAsia"/>
          <w:iCs/>
        </w:rPr>
      </w:pPr>
      <w:r w:rsidRPr="00165A9F">
        <w:rPr>
          <w:rStyle w:val="a5"/>
          <w:i w:val="0"/>
          <w:iCs/>
          <w:color w:val="auto"/>
        </w:rPr>
        <w:t>M</w:t>
      </w:r>
      <w:r>
        <w:rPr>
          <w:rStyle w:val="a5"/>
          <w:i w:val="0"/>
          <w:iCs/>
          <w:color w:val="auto"/>
        </w:rPr>
        <w:t>8</w:t>
      </w:r>
      <w:r w:rsidR="000F22A7" w:rsidRPr="00165A9F">
        <w:rPr>
          <w:rStyle w:val="a5"/>
          <w:rFonts w:hint="eastAsia"/>
          <w:i w:val="0"/>
          <w:iCs/>
          <w:color w:val="auto"/>
        </w:rPr>
        <w:t>数据丢失问题</w:t>
      </w:r>
    </w:p>
    <w:p w14:paraId="14C15A74" w14:textId="41F8C05A" w:rsidR="00217406" w:rsidRPr="007E1AFF" w:rsidRDefault="00E45F9E" w:rsidP="0025319C">
      <w:pPr>
        <w:pStyle w:val="a6"/>
        <w:ind w:left="0" w:firstLineChars="200" w:firstLine="420"/>
        <w:rPr>
          <w:rStyle w:val="a5"/>
          <w:rFonts w:hint="eastAsia"/>
          <w:b w:val="0"/>
          <w:bCs w:val="0"/>
          <w:i w:val="0"/>
        </w:rPr>
      </w:pPr>
      <w:r>
        <w:rPr>
          <w:rStyle w:val="a5"/>
          <w:rFonts w:hint="eastAsia"/>
          <w:b w:val="0"/>
          <w:bCs w:val="0"/>
        </w:rPr>
        <w:t>删除数据缺失的</w:t>
      </w:r>
      <w:proofErr w:type="gramStart"/>
      <w:r>
        <w:rPr>
          <w:rStyle w:val="a5"/>
          <w:rFonts w:hint="eastAsia"/>
          <w:b w:val="0"/>
          <w:bCs w:val="0"/>
        </w:rPr>
        <w:t>个</w:t>
      </w:r>
      <w:proofErr w:type="gramEnd"/>
      <w:r>
        <w:rPr>
          <w:rStyle w:val="a5"/>
          <w:rFonts w:hint="eastAsia"/>
          <w:b w:val="0"/>
          <w:bCs w:val="0"/>
        </w:rPr>
        <w:t>例</w:t>
      </w:r>
    </w:p>
    <w:p w14:paraId="0C8D3E24" w14:textId="7D012D39" w:rsidR="000F22A7" w:rsidRPr="00303486" w:rsidRDefault="00381942" w:rsidP="00165A9F">
      <w:pPr>
        <w:pStyle w:val="a6"/>
        <w:ind w:left="0"/>
        <w:rPr>
          <w:rStyle w:val="a5"/>
          <w:rFonts w:hint="eastAsia"/>
          <w:iCs/>
        </w:rPr>
      </w:pPr>
      <w:r w:rsidRPr="00165A9F">
        <w:rPr>
          <w:rStyle w:val="a5"/>
          <w:i w:val="0"/>
          <w:iCs/>
          <w:color w:val="auto"/>
        </w:rPr>
        <w:t>M</w:t>
      </w:r>
      <w:r>
        <w:rPr>
          <w:rStyle w:val="a5"/>
          <w:i w:val="0"/>
          <w:iCs/>
          <w:color w:val="auto"/>
        </w:rPr>
        <w:t>9</w:t>
      </w:r>
      <w:r w:rsidR="000F22A7" w:rsidRPr="00165A9F">
        <w:rPr>
          <w:rStyle w:val="a5"/>
          <w:rFonts w:hint="eastAsia"/>
          <w:i w:val="0"/>
          <w:iCs/>
          <w:color w:val="auto"/>
        </w:rPr>
        <w:t>其他问题</w:t>
      </w:r>
    </w:p>
    <w:p w14:paraId="79084412" w14:textId="169A94DE" w:rsidR="00217406" w:rsidRDefault="002B70BC" w:rsidP="0025319C">
      <w:pPr>
        <w:pStyle w:val="a6"/>
        <w:ind w:left="0" w:firstLineChars="200" w:firstLine="420"/>
        <w:rPr>
          <w:rStyle w:val="a5"/>
          <w:rFonts w:hint="eastAsia"/>
          <w:b w:val="0"/>
          <w:bCs w:val="0"/>
        </w:rPr>
      </w:pPr>
      <w:r>
        <w:rPr>
          <w:rStyle w:val="a5"/>
          <w:rFonts w:hint="eastAsia"/>
          <w:b w:val="0"/>
          <w:bCs w:val="0"/>
        </w:rPr>
        <w:t>无</w:t>
      </w:r>
    </w:p>
    <w:p w14:paraId="31723144" w14:textId="07B5A901" w:rsidR="00217406" w:rsidRDefault="00C437C5" w:rsidP="00C437C5">
      <w:pPr>
        <w:pStyle w:val="2"/>
        <w:rPr>
          <w:rStyle w:val="a5"/>
          <w:rFonts w:hint="eastAsia"/>
          <w:b/>
          <w:bCs/>
        </w:rPr>
      </w:pPr>
      <w:r>
        <w:rPr>
          <w:rStyle w:val="a5"/>
          <w:rFonts w:hint="eastAsia"/>
          <w:b/>
          <w:bCs/>
        </w:rPr>
        <w:t>条件和设计</w:t>
      </w:r>
    </w:p>
    <w:p w14:paraId="7430C224" w14:textId="3130EE1A" w:rsidR="00C437C5" w:rsidRPr="00165A9F" w:rsidRDefault="00344D53" w:rsidP="00165A9F">
      <w:pPr>
        <w:pStyle w:val="a6"/>
        <w:ind w:left="0"/>
        <w:rPr>
          <w:rStyle w:val="a5"/>
          <w:rFonts w:hint="eastAsia"/>
          <w:iCs/>
        </w:rPr>
      </w:pPr>
      <w:r w:rsidRPr="00165A9F">
        <w:rPr>
          <w:rStyle w:val="a5"/>
          <w:i w:val="0"/>
          <w:iCs/>
          <w:color w:val="auto"/>
        </w:rPr>
        <w:t>C1</w:t>
      </w:r>
      <w:r w:rsidR="00C437C5" w:rsidRPr="00165A9F">
        <w:rPr>
          <w:rStyle w:val="a5"/>
          <w:i w:val="0"/>
          <w:iCs/>
          <w:color w:val="auto"/>
        </w:rPr>
        <w:t>研究</w:t>
      </w:r>
      <w:r w:rsidR="00C437C5" w:rsidRPr="00165A9F">
        <w:rPr>
          <w:rStyle w:val="a5"/>
          <w:rFonts w:hint="eastAsia"/>
          <w:i w:val="0"/>
          <w:iCs/>
          <w:color w:val="auto"/>
        </w:rPr>
        <w:t>设计</w:t>
      </w:r>
    </w:p>
    <w:p w14:paraId="4CC39DB0" w14:textId="152DEB3B" w:rsidR="00AB2F22" w:rsidRDefault="00AB2F22" w:rsidP="007E1AFF">
      <w:pPr>
        <w:pStyle w:val="a6"/>
        <w:ind w:left="0" w:firstLineChars="200" w:firstLine="420"/>
        <w:rPr>
          <w:rStyle w:val="a5"/>
          <w:rFonts w:hint="eastAsia"/>
          <w:b w:val="0"/>
          <w:bCs w:val="0"/>
        </w:rPr>
      </w:pPr>
      <w:r>
        <w:rPr>
          <w:rStyle w:val="a5"/>
          <w:rFonts w:hint="eastAsia"/>
          <w:b w:val="0"/>
          <w:bCs w:val="0"/>
        </w:rPr>
        <w:t>实验1：</w:t>
      </w:r>
      <w:r w:rsidR="002A2895" w:rsidRPr="002A2895">
        <w:rPr>
          <w:rStyle w:val="a5"/>
          <w:rFonts w:hint="eastAsia"/>
          <w:b w:val="0"/>
          <w:bCs w:val="0"/>
        </w:rPr>
        <w:t>3（任务目标：自我优先、朋友优先、生人优先）×</w:t>
      </w:r>
      <w:r w:rsidR="003347F3">
        <w:rPr>
          <w:rStyle w:val="a5"/>
          <w:rFonts w:hint="eastAsia"/>
          <w:b w:val="0"/>
          <w:bCs w:val="0"/>
        </w:rPr>
        <w:t xml:space="preserve"> </w:t>
      </w:r>
      <w:r w:rsidR="002A2895" w:rsidRPr="002A2895">
        <w:rPr>
          <w:rStyle w:val="a5"/>
          <w:rFonts w:hint="eastAsia"/>
          <w:b w:val="0"/>
          <w:bCs w:val="0"/>
        </w:rPr>
        <w:t>3（</w:t>
      </w:r>
      <w:r w:rsidR="002A2895">
        <w:rPr>
          <w:rStyle w:val="a5"/>
          <w:rFonts w:hint="eastAsia"/>
          <w:b w:val="0"/>
          <w:bCs w:val="0"/>
        </w:rPr>
        <w:t>身份</w:t>
      </w:r>
      <w:r w:rsidR="002A2895" w:rsidRPr="002A2895">
        <w:rPr>
          <w:rStyle w:val="a5"/>
          <w:rFonts w:hint="eastAsia"/>
          <w:b w:val="0"/>
          <w:bCs w:val="0"/>
        </w:rPr>
        <w:t>：</w:t>
      </w:r>
      <w:r w:rsidR="002A2895">
        <w:rPr>
          <w:rStyle w:val="a5"/>
          <w:rFonts w:hint="eastAsia"/>
          <w:b w:val="0"/>
          <w:bCs w:val="0"/>
        </w:rPr>
        <w:t>自我、朋友、生人</w:t>
      </w:r>
      <w:r w:rsidR="002A2895" w:rsidRPr="002A2895">
        <w:rPr>
          <w:rStyle w:val="a5"/>
          <w:rFonts w:hint="eastAsia"/>
          <w:b w:val="0"/>
          <w:bCs w:val="0"/>
        </w:rPr>
        <w:t>）</w:t>
      </w:r>
      <w:r w:rsidR="008A3811">
        <w:rPr>
          <w:rStyle w:val="a5"/>
          <w:rFonts w:hint="eastAsia"/>
          <w:b w:val="0"/>
          <w:bCs w:val="0"/>
        </w:rPr>
        <w:t>混合实验设计，任务目标为被试间变量</w:t>
      </w:r>
      <w:r w:rsidR="003641E0">
        <w:rPr>
          <w:rStyle w:val="a5"/>
          <w:rFonts w:hint="eastAsia"/>
          <w:b w:val="0"/>
          <w:bCs w:val="0"/>
        </w:rPr>
        <w:t>，身份为被试内变量</w:t>
      </w:r>
      <w:r w:rsidR="008A3811">
        <w:rPr>
          <w:rStyle w:val="a5"/>
          <w:rFonts w:hint="eastAsia"/>
          <w:b w:val="0"/>
          <w:bCs w:val="0"/>
        </w:rPr>
        <w:t>。</w:t>
      </w:r>
      <w:r w:rsidR="008364AE">
        <w:rPr>
          <w:rStyle w:val="a5"/>
          <w:rFonts w:hint="eastAsia"/>
          <w:b w:val="0"/>
          <w:bCs w:val="0"/>
        </w:rPr>
        <w:t>被试进行随机分组。</w:t>
      </w:r>
    </w:p>
    <w:p w14:paraId="62DEE339" w14:textId="24E5450F" w:rsidR="00AB2F22" w:rsidRDefault="00AB2F22" w:rsidP="007E1AFF">
      <w:pPr>
        <w:pStyle w:val="a6"/>
        <w:ind w:left="0" w:firstLineChars="200" w:firstLine="420"/>
        <w:rPr>
          <w:rStyle w:val="a5"/>
          <w:rFonts w:hint="eastAsia"/>
          <w:b w:val="0"/>
          <w:bCs w:val="0"/>
        </w:rPr>
      </w:pPr>
      <w:r>
        <w:rPr>
          <w:rStyle w:val="a5"/>
          <w:rFonts w:hint="eastAsia"/>
          <w:b w:val="0"/>
          <w:bCs w:val="0"/>
        </w:rPr>
        <w:t>实验2：</w:t>
      </w:r>
      <w:r w:rsidR="003347F3" w:rsidRPr="003347F3">
        <w:t>2（任务相关性：</w:t>
      </w:r>
      <w:r w:rsidR="003347F3">
        <w:rPr>
          <w:rFonts w:hint="eastAsia"/>
        </w:rPr>
        <w:t>自我与</w:t>
      </w:r>
      <w:r w:rsidR="003347F3" w:rsidRPr="003347F3">
        <w:t>任务</w:t>
      </w:r>
      <w:r w:rsidR="003347F3">
        <w:rPr>
          <w:rFonts w:hint="eastAsia"/>
        </w:rPr>
        <w:t>有</w:t>
      </w:r>
      <w:r w:rsidR="003347F3" w:rsidRPr="003347F3">
        <w:t>关、</w:t>
      </w:r>
      <w:r w:rsidR="003347F3">
        <w:rPr>
          <w:rFonts w:hint="eastAsia"/>
        </w:rPr>
        <w:t>自我与</w:t>
      </w:r>
      <w:r w:rsidR="003347F3" w:rsidRPr="003347F3">
        <w:t>任务无关）×</w:t>
      </w:r>
      <w:r w:rsidR="003347F3">
        <w:rPr>
          <w:rFonts w:hint="eastAsia"/>
        </w:rPr>
        <w:t xml:space="preserve"> </w:t>
      </w:r>
      <w:r w:rsidR="003347F3" w:rsidRPr="003347F3">
        <w:t>3（</w:t>
      </w:r>
      <w:r w:rsidR="003347F3">
        <w:rPr>
          <w:rFonts w:hint="eastAsia"/>
        </w:rPr>
        <w:t>身份</w:t>
      </w:r>
      <w:r w:rsidR="003347F3" w:rsidRPr="003347F3">
        <w:t>：</w:t>
      </w:r>
      <w:r w:rsidR="003347F3">
        <w:rPr>
          <w:rFonts w:hint="eastAsia"/>
        </w:rPr>
        <w:t>自我</w:t>
      </w:r>
      <w:r w:rsidR="003347F3" w:rsidRPr="003347F3">
        <w:t>、</w:t>
      </w:r>
      <w:r w:rsidR="003347F3">
        <w:rPr>
          <w:rFonts w:hint="eastAsia"/>
        </w:rPr>
        <w:t>朋友、生人）</w:t>
      </w:r>
      <w:r w:rsidR="003347F3" w:rsidRPr="003347F3">
        <w:t>×</w:t>
      </w:r>
      <w:r w:rsidR="003347F3">
        <w:rPr>
          <w:rFonts w:hint="eastAsia"/>
        </w:rPr>
        <w:t xml:space="preserve"> </w:t>
      </w:r>
      <w:r w:rsidR="003347F3" w:rsidRPr="003347F3">
        <w:t>2（匹配情况：匹配、不匹配）被试内实验设计</w:t>
      </w:r>
      <w:r w:rsidR="003347F3">
        <w:rPr>
          <w:rFonts w:hint="eastAsia"/>
        </w:rPr>
        <w:t>。</w:t>
      </w:r>
    </w:p>
    <w:p w14:paraId="1B9C569B" w14:textId="6C54AEA5" w:rsidR="00C437C5" w:rsidRDefault="00AB2F22" w:rsidP="00422A7A">
      <w:pPr>
        <w:pStyle w:val="a6"/>
        <w:ind w:left="0" w:firstLineChars="200" w:firstLine="420"/>
        <w:rPr>
          <w:rStyle w:val="a5"/>
          <w:rFonts w:hint="eastAsia"/>
          <w:b w:val="0"/>
          <w:bCs w:val="0"/>
        </w:rPr>
      </w:pPr>
      <w:r>
        <w:rPr>
          <w:rStyle w:val="a5"/>
          <w:rFonts w:hint="eastAsia"/>
          <w:b w:val="0"/>
          <w:bCs w:val="0"/>
        </w:rPr>
        <w:t>实验3：</w:t>
      </w:r>
      <w:r w:rsidR="00DA7121" w:rsidRPr="00DA7121">
        <w:rPr>
          <w:rFonts w:hint="eastAsia"/>
        </w:rPr>
        <w:t>2（认知</w:t>
      </w:r>
      <w:r w:rsidR="00DA7121">
        <w:rPr>
          <w:rFonts w:hint="eastAsia"/>
        </w:rPr>
        <w:t>负荷</w:t>
      </w:r>
      <w:r w:rsidR="00DA7121" w:rsidRPr="00DA7121">
        <w:rPr>
          <w:rFonts w:hint="eastAsia"/>
        </w:rPr>
        <w:t>：低认知</w:t>
      </w:r>
      <w:r w:rsidR="00DA7121">
        <w:rPr>
          <w:rFonts w:hint="eastAsia"/>
        </w:rPr>
        <w:t>负荷</w:t>
      </w:r>
      <w:r w:rsidR="00DA7121" w:rsidRPr="00DA7121">
        <w:rPr>
          <w:rFonts w:hint="eastAsia"/>
        </w:rPr>
        <w:t>、高认知</w:t>
      </w:r>
      <w:r w:rsidR="00DA7121">
        <w:rPr>
          <w:rFonts w:hint="eastAsia"/>
        </w:rPr>
        <w:t>负荷</w:t>
      </w:r>
      <w:r w:rsidR="00DA7121" w:rsidRPr="00DA7121">
        <w:rPr>
          <w:rFonts w:hint="eastAsia"/>
        </w:rPr>
        <w:t>）×</w:t>
      </w:r>
      <w:r w:rsidR="00DA7121">
        <w:rPr>
          <w:rFonts w:hint="eastAsia"/>
        </w:rPr>
        <w:t xml:space="preserve"> </w:t>
      </w:r>
      <w:r w:rsidR="00DA7121" w:rsidRPr="00DA7121">
        <w:rPr>
          <w:rFonts w:hint="eastAsia"/>
        </w:rPr>
        <w:t>2（任务相关性：</w:t>
      </w:r>
      <w:r w:rsidR="00DA7121">
        <w:rPr>
          <w:rFonts w:hint="eastAsia"/>
        </w:rPr>
        <w:t>自我与</w:t>
      </w:r>
      <w:r w:rsidR="00DA7121" w:rsidRPr="003347F3">
        <w:t>任务</w:t>
      </w:r>
      <w:r w:rsidR="00DA7121">
        <w:rPr>
          <w:rFonts w:hint="eastAsia"/>
        </w:rPr>
        <w:t>有</w:t>
      </w:r>
      <w:r w:rsidR="00DA7121" w:rsidRPr="003347F3">
        <w:t>关、</w:t>
      </w:r>
      <w:r w:rsidR="00DA7121">
        <w:rPr>
          <w:rFonts w:hint="eastAsia"/>
        </w:rPr>
        <w:t>自我与</w:t>
      </w:r>
      <w:r w:rsidR="00DA7121" w:rsidRPr="003347F3">
        <w:t>任务无关</w:t>
      </w:r>
      <w:r w:rsidR="00DA7121" w:rsidRPr="00DA7121">
        <w:rPr>
          <w:rFonts w:hint="eastAsia"/>
        </w:rPr>
        <w:t>）×2（</w:t>
      </w:r>
      <w:r w:rsidR="00DA7121">
        <w:rPr>
          <w:rFonts w:hint="eastAsia"/>
        </w:rPr>
        <w:t>身份</w:t>
      </w:r>
      <w:r w:rsidR="00DA7121" w:rsidRPr="00DA7121">
        <w:rPr>
          <w:rFonts w:hint="eastAsia"/>
        </w:rPr>
        <w:t>：</w:t>
      </w:r>
      <w:r w:rsidR="00DA7121">
        <w:rPr>
          <w:rFonts w:hint="eastAsia"/>
        </w:rPr>
        <w:t>自我</w:t>
      </w:r>
      <w:r w:rsidR="00DA7121" w:rsidRPr="00DA7121">
        <w:rPr>
          <w:rFonts w:hint="eastAsia"/>
        </w:rPr>
        <w:t>、</w:t>
      </w:r>
      <w:r w:rsidR="00DA7121">
        <w:rPr>
          <w:rFonts w:hint="eastAsia"/>
        </w:rPr>
        <w:t>生人</w:t>
      </w:r>
      <w:r w:rsidR="00DA7121" w:rsidRPr="00DA7121">
        <w:rPr>
          <w:rFonts w:hint="eastAsia"/>
        </w:rPr>
        <w:t>）×</w:t>
      </w:r>
      <w:r w:rsidR="00422A7A">
        <w:rPr>
          <w:rFonts w:hint="eastAsia"/>
        </w:rPr>
        <w:t xml:space="preserve"> </w:t>
      </w:r>
      <w:r w:rsidR="00DA7121" w:rsidRPr="00DA7121">
        <w:rPr>
          <w:rFonts w:hint="eastAsia"/>
        </w:rPr>
        <w:t>2（匹配情况：匹配、不匹配）被试内实验设计。</w:t>
      </w:r>
    </w:p>
    <w:p w14:paraId="16B9D7B2" w14:textId="49D4D229" w:rsidR="000D48A0" w:rsidRDefault="000D48A0" w:rsidP="000D48A0">
      <w:pPr>
        <w:pStyle w:val="a6"/>
        <w:ind w:left="0"/>
        <w:rPr>
          <w:rStyle w:val="a5"/>
          <w:rFonts w:hint="eastAsia"/>
          <w:i w:val="0"/>
          <w:iCs/>
          <w:color w:val="auto"/>
        </w:rPr>
      </w:pPr>
      <w:r w:rsidRPr="0025319C">
        <w:rPr>
          <w:rStyle w:val="a5"/>
          <w:i w:val="0"/>
          <w:iCs/>
          <w:color w:val="auto"/>
        </w:rPr>
        <w:t xml:space="preserve">C2 </w:t>
      </w:r>
      <w:r w:rsidRPr="0025319C">
        <w:rPr>
          <w:rStyle w:val="a5"/>
          <w:rFonts w:hint="eastAsia"/>
          <w:i w:val="0"/>
          <w:iCs/>
          <w:color w:val="auto"/>
        </w:rPr>
        <w:t>随机化</w:t>
      </w:r>
    </w:p>
    <w:p w14:paraId="084F5F2B" w14:textId="17AD20FB" w:rsidR="00422A7A" w:rsidRDefault="00422A7A" w:rsidP="0025319C">
      <w:pPr>
        <w:pStyle w:val="a6"/>
        <w:ind w:left="0" w:firstLineChars="200" w:firstLine="420"/>
        <w:jc w:val="both"/>
        <w:rPr>
          <w:rStyle w:val="a5"/>
          <w:rFonts w:hint="eastAsia"/>
          <w:b w:val="0"/>
          <w:bCs w:val="0"/>
        </w:rPr>
      </w:pPr>
      <w:r>
        <w:rPr>
          <w:rStyle w:val="a5"/>
          <w:rFonts w:hint="eastAsia"/>
          <w:b w:val="0"/>
          <w:bCs w:val="0"/>
        </w:rPr>
        <w:t>实验1：任务目标为被试间变量，自我/朋友/生人优先的任务随机分配给59名被试。身份为被试内变量，身份</w:t>
      </w:r>
      <w:r w:rsidR="00C34D96">
        <w:rPr>
          <w:rStyle w:val="a5"/>
          <w:rFonts w:hint="eastAsia"/>
          <w:b w:val="0"/>
          <w:bCs w:val="0"/>
        </w:rPr>
        <w:t>（自我/朋友/生人）</w:t>
      </w:r>
      <w:r>
        <w:rPr>
          <w:rStyle w:val="a5"/>
          <w:rFonts w:hint="eastAsia"/>
          <w:b w:val="0"/>
          <w:bCs w:val="0"/>
        </w:rPr>
        <w:t>与新颖图形的配对在被试间随机，</w:t>
      </w:r>
      <w:r w:rsidR="00164C6C">
        <w:rPr>
          <w:rStyle w:val="a5"/>
          <w:rFonts w:hint="eastAsia"/>
          <w:b w:val="0"/>
          <w:bCs w:val="0"/>
        </w:rPr>
        <w:t>每种身份关联的新颖图形刺激随机出现，反应</w:t>
      </w:r>
      <w:r>
        <w:rPr>
          <w:rStyle w:val="a5"/>
          <w:rFonts w:hint="eastAsia"/>
          <w:b w:val="0"/>
          <w:bCs w:val="0"/>
        </w:rPr>
        <w:t>按键</w:t>
      </w:r>
      <w:r w:rsidR="00C34D96">
        <w:rPr>
          <w:rStyle w:val="a5"/>
          <w:rFonts w:hint="eastAsia"/>
          <w:b w:val="0"/>
          <w:bCs w:val="0"/>
        </w:rPr>
        <w:t>（F键，J键）</w:t>
      </w:r>
      <w:r>
        <w:rPr>
          <w:rStyle w:val="a5"/>
          <w:rFonts w:hint="eastAsia"/>
          <w:b w:val="0"/>
          <w:bCs w:val="0"/>
        </w:rPr>
        <w:t>在被试间随机。</w:t>
      </w:r>
    </w:p>
    <w:p w14:paraId="5601E875" w14:textId="5E20C502" w:rsidR="00422A7A" w:rsidRDefault="00422A7A" w:rsidP="0025319C">
      <w:pPr>
        <w:pStyle w:val="a6"/>
        <w:ind w:left="0" w:firstLineChars="200" w:firstLine="420"/>
        <w:jc w:val="both"/>
        <w:rPr>
          <w:rStyle w:val="a5"/>
          <w:rFonts w:hint="eastAsia"/>
          <w:b w:val="0"/>
          <w:bCs w:val="0"/>
        </w:rPr>
      </w:pPr>
      <w:r>
        <w:rPr>
          <w:rStyle w:val="a5"/>
          <w:rFonts w:hint="eastAsia"/>
          <w:b w:val="0"/>
          <w:bCs w:val="0"/>
        </w:rPr>
        <w:t>实验2：</w:t>
      </w:r>
      <w:r w:rsidR="00164C6C">
        <w:rPr>
          <w:rStyle w:val="a5"/>
          <w:rFonts w:hint="eastAsia"/>
          <w:b w:val="0"/>
          <w:bCs w:val="0"/>
        </w:rPr>
        <w:t>任务相关性为被试</w:t>
      </w:r>
      <w:r w:rsidR="00514DA8">
        <w:rPr>
          <w:rStyle w:val="a5"/>
          <w:rFonts w:hint="eastAsia"/>
          <w:b w:val="0"/>
          <w:bCs w:val="0"/>
        </w:rPr>
        <w:t>内</w:t>
      </w:r>
      <w:r w:rsidR="00164C6C">
        <w:rPr>
          <w:rStyle w:val="a5"/>
          <w:rFonts w:hint="eastAsia"/>
          <w:b w:val="0"/>
          <w:bCs w:val="0"/>
        </w:rPr>
        <w:t>变量，自我与任务有关条件先于自我与任务无关条件。</w:t>
      </w:r>
      <w:r w:rsidR="00C34D96">
        <w:rPr>
          <w:rStyle w:val="a5"/>
          <w:rFonts w:hint="eastAsia"/>
          <w:b w:val="0"/>
          <w:bCs w:val="0"/>
        </w:rPr>
        <w:t>自我与目标有关</w:t>
      </w:r>
      <w:r w:rsidR="00164C6C">
        <w:rPr>
          <w:rStyle w:val="a5"/>
          <w:rFonts w:hint="eastAsia"/>
          <w:b w:val="0"/>
          <w:bCs w:val="0"/>
        </w:rPr>
        <w:t>条件进行</w:t>
      </w:r>
      <w:r w:rsidR="00C34D96">
        <w:rPr>
          <w:rStyle w:val="a5"/>
          <w:rFonts w:hint="eastAsia"/>
          <w:b w:val="0"/>
          <w:bCs w:val="0"/>
        </w:rPr>
        <w:t>图形-标签匹配任务，</w:t>
      </w:r>
      <w:r w:rsidR="00164C6C">
        <w:rPr>
          <w:rStyle w:val="a5"/>
          <w:rFonts w:hint="eastAsia"/>
          <w:b w:val="0"/>
          <w:bCs w:val="0"/>
        </w:rPr>
        <w:t>图形（圆形/三角形/正方形）与标签（自我/朋友/生人）的配对在被试间随机；每种自我与目标无关条件进行图形-颜色匹配任务，图形（圆形/三角形/正方形）与颜色（红色/绿色/蓝色）的配对在被试间随机；两项任务</w:t>
      </w:r>
      <w:r w:rsidR="00E6063E">
        <w:rPr>
          <w:rStyle w:val="a5"/>
          <w:rFonts w:hint="eastAsia"/>
          <w:b w:val="0"/>
          <w:bCs w:val="0"/>
        </w:rPr>
        <w:t>内身份与匹配情况的实验组合</w:t>
      </w:r>
      <w:proofErr w:type="gramStart"/>
      <w:r w:rsidR="0067323A">
        <w:rPr>
          <w:rStyle w:val="a5"/>
          <w:rFonts w:hint="eastAsia"/>
          <w:b w:val="0"/>
          <w:bCs w:val="0"/>
        </w:rPr>
        <w:t>出现试次随机</w:t>
      </w:r>
      <w:proofErr w:type="gramEnd"/>
      <w:r w:rsidR="0067323A">
        <w:rPr>
          <w:rStyle w:val="a5"/>
          <w:rFonts w:hint="eastAsia"/>
          <w:b w:val="0"/>
          <w:bCs w:val="0"/>
        </w:rPr>
        <w:t>；两项任务</w:t>
      </w:r>
      <w:r w:rsidR="00164C6C">
        <w:rPr>
          <w:rStyle w:val="a5"/>
          <w:rFonts w:hint="eastAsia"/>
          <w:b w:val="0"/>
          <w:bCs w:val="0"/>
        </w:rPr>
        <w:t>按键（F键，J键）在被试间随机</w:t>
      </w:r>
      <w:r w:rsidR="0067323A">
        <w:rPr>
          <w:rStyle w:val="a5"/>
          <w:rFonts w:hint="eastAsia"/>
          <w:b w:val="0"/>
          <w:bCs w:val="0"/>
        </w:rPr>
        <w:t>。</w:t>
      </w:r>
    </w:p>
    <w:p w14:paraId="048F3F5F" w14:textId="79064CD5" w:rsidR="000D48A0" w:rsidRPr="000D48A0" w:rsidRDefault="00422A7A" w:rsidP="008A0324">
      <w:pPr>
        <w:pStyle w:val="a6"/>
        <w:ind w:left="0" w:firstLineChars="200" w:firstLine="420"/>
        <w:jc w:val="both"/>
        <w:rPr>
          <w:rStyle w:val="a5"/>
          <w:rFonts w:hint="eastAsia"/>
          <w:b w:val="0"/>
          <w:bCs w:val="0"/>
        </w:rPr>
      </w:pPr>
      <w:r>
        <w:rPr>
          <w:rStyle w:val="a5"/>
          <w:rFonts w:hint="eastAsia"/>
          <w:b w:val="0"/>
          <w:bCs w:val="0"/>
        </w:rPr>
        <w:t>实验3：</w:t>
      </w:r>
      <w:r w:rsidR="0068062A">
        <w:rPr>
          <w:rStyle w:val="a5"/>
          <w:rFonts w:hint="eastAsia"/>
          <w:b w:val="0"/>
          <w:bCs w:val="0"/>
        </w:rPr>
        <w:t>被试需要完成4个任务（自我与任务有关-高负荷、自我与任务有关-低负荷、自我与任务无关-高负荷、自我与任务无关-低负荷）</w:t>
      </w:r>
      <w:r w:rsidR="0043473B">
        <w:rPr>
          <w:rStyle w:val="a5"/>
          <w:rFonts w:hint="eastAsia"/>
          <w:b w:val="0"/>
          <w:bCs w:val="0"/>
        </w:rPr>
        <w:t>，自我与任务有关条件下的两项任务始终先于自我与任务无关的两项任务。自我与任务有关/无关条件下高、低认知负荷出现顺序在被试间随机</w:t>
      </w:r>
      <w:r w:rsidR="00406C7A">
        <w:rPr>
          <w:rStyle w:val="a5"/>
          <w:rFonts w:hint="eastAsia"/>
          <w:b w:val="0"/>
          <w:bCs w:val="0"/>
        </w:rPr>
        <w:t>。每个任务内，身份与匹配情况的实验组合</w:t>
      </w:r>
      <w:proofErr w:type="gramStart"/>
      <w:r w:rsidR="00406C7A">
        <w:rPr>
          <w:rStyle w:val="a5"/>
          <w:rFonts w:hint="eastAsia"/>
          <w:b w:val="0"/>
          <w:bCs w:val="0"/>
        </w:rPr>
        <w:t>出现试次随机</w:t>
      </w:r>
      <w:proofErr w:type="gramEnd"/>
      <w:r w:rsidR="00406C7A">
        <w:rPr>
          <w:rStyle w:val="a5"/>
          <w:rFonts w:hint="eastAsia"/>
          <w:b w:val="0"/>
          <w:bCs w:val="0"/>
        </w:rPr>
        <w:t>。自我与目标有关任务下，图形（圆形/三角形）与标签（自我/生人）的配对在被试间随机；自我与目标无关任</w:t>
      </w:r>
      <w:r w:rsidR="00406C7A">
        <w:rPr>
          <w:rStyle w:val="a5"/>
          <w:rFonts w:hint="eastAsia"/>
          <w:b w:val="0"/>
          <w:bCs w:val="0"/>
        </w:rPr>
        <w:lastRenderedPageBreak/>
        <w:t>务下，图形（圆形/三角形）与颜色（红色/绿色）的配对在被试间随机；两项任务按键（F键，J键）在被试间随机。</w:t>
      </w:r>
    </w:p>
    <w:p w14:paraId="71DE94A1" w14:textId="5D50725B" w:rsidR="00C437C5" w:rsidRPr="00165A9F" w:rsidRDefault="00B02380" w:rsidP="00165A9F">
      <w:pPr>
        <w:pStyle w:val="a6"/>
        <w:ind w:left="0"/>
        <w:rPr>
          <w:rStyle w:val="a5"/>
          <w:rFonts w:hint="eastAsia"/>
          <w:i w:val="0"/>
          <w:iCs/>
          <w:color w:val="auto"/>
        </w:rPr>
      </w:pPr>
      <w:r w:rsidRPr="00165A9F">
        <w:rPr>
          <w:rStyle w:val="a5"/>
          <w:i w:val="0"/>
          <w:iCs/>
          <w:color w:val="auto"/>
        </w:rPr>
        <w:t>C</w:t>
      </w:r>
      <w:r>
        <w:rPr>
          <w:rStyle w:val="a5"/>
          <w:i w:val="0"/>
          <w:iCs/>
          <w:color w:val="auto"/>
        </w:rPr>
        <w:t>3</w:t>
      </w:r>
      <w:r w:rsidR="00C437C5" w:rsidRPr="00165A9F">
        <w:rPr>
          <w:rStyle w:val="a5"/>
          <w:rFonts w:hint="eastAsia"/>
          <w:i w:val="0"/>
          <w:iCs/>
          <w:color w:val="auto"/>
        </w:rPr>
        <w:t>变量</w:t>
      </w:r>
    </w:p>
    <w:p w14:paraId="5188730D" w14:textId="7FDD2399" w:rsidR="004A5072" w:rsidRDefault="004A5072" w:rsidP="0025319C">
      <w:pPr>
        <w:pStyle w:val="a6"/>
        <w:ind w:left="0" w:firstLineChars="200" w:firstLine="420"/>
        <w:jc w:val="both"/>
        <w:rPr>
          <w:rStyle w:val="a5"/>
          <w:rFonts w:hint="eastAsia"/>
          <w:b w:val="0"/>
          <w:bCs w:val="0"/>
        </w:rPr>
      </w:pPr>
      <w:r>
        <w:rPr>
          <w:rStyle w:val="a5"/>
          <w:rFonts w:hint="eastAsia"/>
          <w:b w:val="0"/>
          <w:bCs w:val="0"/>
        </w:rPr>
        <w:t>实验1：自变量：</w:t>
      </w:r>
      <w:r w:rsidR="00742D23" w:rsidRPr="002A2895">
        <w:rPr>
          <w:rStyle w:val="a5"/>
          <w:rFonts w:hint="eastAsia"/>
          <w:b w:val="0"/>
          <w:bCs w:val="0"/>
        </w:rPr>
        <w:t>任务目标</w:t>
      </w:r>
      <w:r w:rsidR="00742D23">
        <w:rPr>
          <w:rStyle w:val="a5"/>
          <w:rFonts w:hint="eastAsia"/>
          <w:b w:val="0"/>
          <w:bCs w:val="0"/>
        </w:rPr>
        <w:t>、身份</w:t>
      </w:r>
      <w:r w:rsidR="006F72D1">
        <w:rPr>
          <w:rStyle w:val="a5"/>
          <w:rFonts w:hint="eastAsia"/>
          <w:b w:val="0"/>
          <w:bCs w:val="0"/>
        </w:rPr>
        <w:t>；</w:t>
      </w:r>
      <w:r>
        <w:rPr>
          <w:rStyle w:val="a5"/>
          <w:rFonts w:hint="eastAsia"/>
          <w:b w:val="0"/>
          <w:bCs w:val="0"/>
        </w:rPr>
        <w:t>因变量：</w:t>
      </w:r>
      <w:r w:rsidR="00D370BF">
        <w:rPr>
          <w:rStyle w:val="a5"/>
          <w:rFonts w:hint="eastAsia"/>
          <w:b w:val="0"/>
          <w:bCs w:val="0"/>
        </w:rPr>
        <w:t>反应时、正确率</w:t>
      </w:r>
    </w:p>
    <w:p w14:paraId="6F54E41E" w14:textId="30E59702" w:rsidR="004A5072" w:rsidRDefault="004A5072" w:rsidP="004A5072">
      <w:pPr>
        <w:pStyle w:val="a6"/>
        <w:ind w:left="0" w:firstLineChars="200" w:firstLine="420"/>
        <w:jc w:val="both"/>
        <w:rPr>
          <w:rStyle w:val="a5"/>
          <w:rFonts w:hint="eastAsia"/>
          <w:b w:val="0"/>
          <w:bCs w:val="0"/>
        </w:rPr>
      </w:pPr>
      <w:r>
        <w:rPr>
          <w:rStyle w:val="a5"/>
          <w:rFonts w:hint="eastAsia"/>
          <w:b w:val="0"/>
          <w:bCs w:val="0"/>
        </w:rPr>
        <w:t>实验2</w:t>
      </w:r>
      <w:r w:rsidR="006F72D1">
        <w:rPr>
          <w:rStyle w:val="a5"/>
          <w:rFonts w:hint="eastAsia"/>
          <w:b w:val="0"/>
          <w:bCs w:val="0"/>
        </w:rPr>
        <w:t>：</w:t>
      </w:r>
      <w:r>
        <w:rPr>
          <w:rStyle w:val="a5"/>
          <w:rFonts w:hint="eastAsia"/>
          <w:b w:val="0"/>
          <w:bCs w:val="0"/>
        </w:rPr>
        <w:t>自变量：</w:t>
      </w:r>
      <w:r w:rsidR="00D370BF" w:rsidRPr="003347F3">
        <w:t>任务相关性</w:t>
      </w:r>
      <w:r w:rsidR="00D370BF">
        <w:rPr>
          <w:rFonts w:hint="eastAsia"/>
        </w:rPr>
        <w:t>、身份、</w:t>
      </w:r>
      <w:r w:rsidR="00D370BF" w:rsidRPr="003347F3">
        <w:t>匹配情况</w:t>
      </w:r>
      <w:r w:rsidR="006F72D1">
        <w:rPr>
          <w:rFonts w:hint="eastAsia"/>
        </w:rPr>
        <w:t>；</w:t>
      </w:r>
      <w:r>
        <w:rPr>
          <w:rStyle w:val="a5"/>
          <w:rFonts w:hint="eastAsia"/>
          <w:b w:val="0"/>
          <w:bCs w:val="0"/>
        </w:rPr>
        <w:t>因变量：</w:t>
      </w:r>
      <w:r w:rsidR="00D370BF">
        <w:rPr>
          <w:rStyle w:val="a5"/>
          <w:rFonts w:hint="eastAsia"/>
          <w:b w:val="0"/>
          <w:bCs w:val="0"/>
        </w:rPr>
        <w:t>反应时、正确率</w:t>
      </w:r>
    </w:p>
    <w:p w14:paraId="324C3089" w14:textId="6DF6043F" w:rsidR="004A5072" w:rsidRPr="00742D23" w:rsidRDefault="004A5072" w:rsidP="006F72D1">
      <w:pPr>
        <w:pStyle w:val="a6"/>
        <w:ind w:left="0" w:firstLineChars="200" w:firstLine="420"/>
        <w:jc w:val="both"/>
        <w:rPr>
          <w:rStyle w:val="a5"/>
          <w:rFonts w:hint="eastAsia"/>
          <w:b w:val="0"/>
          <w:bCs w:val="0"/>
        </w:rPr>
      </w:pPr>
      <w:r>
        <w:rPr>
          <w:rStyle w:val="a5"/>
          <w:rFonts w:hint="eastAsia"/>
          <w:b w:val="0"/>
          <w:bCs w:val="0"/>
        </w:rPr>
        <w:t>实验3</w:t>
      </w:r>
      <w:r w:rsidR="006F72D1">
        <w:rPr>
          <w:rStyle w:val="a5"/>
          <w:rFonts w:hint="eastAsia"/>
          <w:b w:val="0"/>
          <w:bCs w:val="0"/>
        </w:rPr>
        <w:t>：</w:t>
      </w:r>
      <w:r>
        <w:rPr>
          <w:rStyle w:val="a5"/>
          <w:rFonts w:hint="eastAsia"/>
          <w:b w:val="0"/>
          <w:bCs w:val="0"/>
        </w:rPr>
        <w:t>自变量：</w:t>
      </w:r>
      <w:r w:rsidR="00D370BF" w:rsidRPr="00DA7121">
        <w:rPr>
          <w:rFonts w:hint="eastAsia"/>
        </w:rPr>
        <w:t>认知</w:t>
      </w:r>
      <w:r w:rsidR="00D370BF">
        <w:rPr>
          <w:rFonts w:hint="eastAsia"/>
        </w:rPr>
        <w:t>负荷、</w:t>
      </w:r>
      <w:r w:rsidR="00D370BF" w:rsidRPr="00DA7121">
        <w:rPr>
          <w:rFonts w:hint="eastAsia"/>
        </w:rPr>
        <w:t>任务相关性</w:t>
      </w:r>
      <w:r w:rsidR="00D370BF">
        <w:rPr>
          <w:rFonts w:hint="eastAsia"/>
        </w:rPr>
        <w:t>、身份、</w:t>
      </w:r>
      <w:r w:rsidR="00D370BF" w:rsidRPr="003347F3">
        <w:t>匹配情况</w:t>
      </w:r>
      <w:r w:rsidR="006F72D1">
        <w:rPr>
          <w:rFonts w:hint="eastAsia"/>
        </w:rPr>
        <w:t>；</w:t>
      </w:r>
      <w:r>
        <w:rPr>
          <w:rStyle w:val="a5"/>
          <w:rFonts w:hint="eastAsia"/>
          <w:b w:val="0"/>
          <w:bCs w:val="0"/>
        </w:rPr>
        <w:t>因变量：</w:t>
      </w:r>
      <w:r w:rsidR="00D370BF">
        <w:rPr>
          <w:rStyle w:val="a5"/>
          <w:rFonts w:hint="eastAsia"/>
          <w:b w:val="0"/>
          <w:bCs w:val="0"/>
        </w:rPr>
        <w:t>反应时、正确率</w:t>
      </w:r>
    </w:p>
    <w:p w14:paraId="33053FE6" w14:textId="44610DD7" w:rsidR="00C437C5" w:rsidRPr="00165A9F" w:rsidRDefault="00344D53" w:rsidP="00165A9F">
      <w:pPr>
        <w:pStyle w:val="a6"/>
        <w:ind w:left="0"/>
        <w:rPr>
          <w:rStyle w:val="a5"/>
          <w:rFonts w:hint="eastAsia"/>
          <w:i w:val="0"/>
          <w:iCs/>
          <w:color w:val="auto"/>
        </w:rPr>
      </w:pPr>
      <w:r w:rsidRPr="00165A9F">
        <w:rPr>
          <w:rStyle w:val="a5"/>
          <w:i w:val="0"/>
          <w:iCs/>
          <w:color w:val="auto"/>
        </w:rPr>
        <w:t>C</w:t>
      </w:r>
      <w:r w:rsidR="00710564">
        <w:rPr>
          <w:rStyle w:val="a5"/>
          <w:i w:val="0"/>
          <w:iCs/>
          <w:color w:val="auto"/>
        </w:rPr>
        <w:t>4</w:t>
      </w:r>
      <w:r w:rsidR="00C437C5" w:rsidRPr="00165A9F">
        <w:rPr>
          <w:rStyle w:val="a5"/>
          <w:rFonts w:hint="eastAsia"/>
          <w:i w:val="0"/>
          <w:iCs/>
          <w:color w:val="auto"/>
        </w:rPr>
        <w:t>研究材料</w:t>
      </w:r>
    </w:p>
    <w:p w14:paraId="6D000761" w14:textId="2ED1CFF5" w:rsidR="006F72D1" w:rsidRDefault="006F72D1" w:rsidP="006F72D1">
      <w:pPr>
        <w:pStyle w:val="a6"/>
        <w:ind w:left="0" w:firstLineChars="200" w:firstLine="420"/>
        <w:jc w:val="both"/>
        <w:rPr>
          <w:rStyle w:val="a5"/>
          <w:rFonts w:hint="eastAsia"/>
          <w:b w:val="0"/>
          <w:bCs w:val="0"/>
        </w:rPr>
      </w:pPr>
      <w:r>
        <w:rPr>
          <w:rStyle w:val="a5"/>
          <w:rFonts w:hint="eastAsia"/>
          <w:b w:val="0"/>
          <w:bCs w:val="0"/>
        </w:rPr>
        <w:t>实验1：新颖</w:t>
      </w:r>
      <w:r w:rsidRPr="006F72D1">
        <w:rPr>
          <w:rStyle w:val="a5"/>
          <w:rFonts w:hint="eastAsia"/>
          <w:b w:val="0"/>
          <w:bCs w:val="0"/>
        </w:rPr>
        <w:t>图片刺激选自ALICE数据库，具备新颖性与复杂性</w:t>
      </w:r>
      <w:r w:rsidR="00C82055">
        <w:rPr>
          <w:rStyle w:val="a5"/>
          <w:rFonts w:hint="eastAsia"/>
          <w:b w:val="0"/>
          <w:bCs w:val="0"/>
        </w:rPr>
        <w:fldChar w:fldCharType="begin"/>
      </w:r>
      <w:r w:rsidR="00C82055">
        <w:rPr>
          <w:rStyle w:val="a5"/>
          <w:rFonts w:hint="eastAsia"/>
          <w:b w:val="0"/>
          <w:bCs w:val="0"/>
        </w:rPr>
        <w:instrText xml:space="preserve"> ADDIN ZOTERO_ITEM CSL_CITATION {"citationID":"TgFZ6kKf","properties":{"formattedCitation":"(Xu\\uc0\\u31561{}, 2024)","plainCitation":"(Xu等, 2024)","noteIndex":0},"citationItems":[{"id":3066,"uris":["http://zotero.org/users/8641892/items/FE59I8BH"],"itemData":{"id":3066,"type":"article-journal","abstract":"This paper introduces A Library for Innovative Category Exemplars (ALICE) database, a resource that enhances research efficiency in cognitive and developmental studies by providing printable 3D objects representing 30 novel categories. Our research consists of three experiments to validate the novelty and complexity of the objects in ALICE. Experiment 1 assessed the novelty of objects through adult participants' subjective familiarity ratings and agreement on object naming and descriptions. The results confirm the general novelty of the objects. Experiment 2 employed multidimensional scaling (MDS) to analyze perceived similarities between objects, revealing a three-dimensional structure based solely on shape, indicative of their complexity. Experiment 3 used two clustering techniques to categorize objects: k-means clustering for creating nonoverlapping global categories, and hierarchical clustering for allowing global categories that overlap and have a hierarchical structure. Through stability tests, we verified the robustness of each clustering method and observed a moderate to good consensus between them, affirming the strength of our dual approach in effectively and accurately delineating meaningful object categories. By offering easy access to customizable novel stimuli, ALICE provides a practical solution to the challenges of creating novel physical objects for experimental purposes.","container-title":"Behavior Research Methods","DOI":"10.3758/s13428-024-02458-5","ISSN":"1554-3528","issue":"7","journalAbbreviation":"Behav Res Methods","language":"eng","note":"PMID: 39093530\nPMCID: PMC11362262","page":"7849-7871","source":"PubMed","title":"A library for innovative category exemplars (ALICE) database: Streamlining research with printable 3D novel objects","title-short":"A library for innovative category exemplars (ALICE) database","volume":"56","author":[{"family":"Xu","given":"Alice"},{"family":"Son","given":"Ji Y."},{"family":"Sandhofer","given":"Catherine M."}],"issued":{"date-parts":[["2024",10]]}}}],"schema":"https://github.com/citation-style-language/schema/raw/master/csl-citation.json"} </w:instrText>
      </w:r>
      <w:r w:rsidR="00C82055">
        <w:rPr>
          <w:rStyle w:val="a5"/>
          <w:rFonts w:hint="eastAsia"/>
          <w:b w:val="0"/>
          <w:bCs w:val="0"/>
        </w:rPr>
        <w:fldChar w:fldCharType="separate"/>
      </w:r>
      <w:r w:rsidR="00C82055" w:rsidRPr="00C82055">
        <w:rPr>
          <w:rFonts w:ascii="等线" w:eastAsia="等线" w:hAnsi="等线" w:cs="Times New Roman"/>
          <w:kern w:val="0"/>
        </w:rPr>
        <w:t>(Xu</w:t>
      </w:r>
      <w:r w:rsidR="00C82055">
        <w:rPr>
          <w:rFonts w:ascii="等线" w:eastAsia="等线" w:hAnsi="等线" w:cs="Times New Roman" w:hint="eastAsia"/>
          <w:kern w:val="0"/>
        </w:rPr>
        <w:t xml:space="preserve"> et al.</w:t>
      </w:r>
      <w:r w:rsidR="00C82055" w:rsidRPr="00C82055">
        <w:rPr>
          <w:rFonts w:ascii="等线" w:eastAsia="等线" w:hAnsi="等线" w:cs="Times New Roman"/>
          <w:kern w:val="0"/>
        </w:rPr>
        <w:t>, 2024)</w:t>
      </w:r>
      <w:r w:rsidR="00C82055">
        <w:rPr>
          <w:rStyle w:val="a5"/>
          <w:rFonts w:hint="eastAsia"/>
          <w:b w:val="0"/>
          <w:bCs w:val="0"/>
        </w:rPr>
        <w:fldChar w:fldCharType="end"/>
      </w:r>
      <w:r w:rsidRPr="006F72D1">
        <w:rPr>
          <w:rStyle w:val="a5"/>
          <w:rFonts w:hint="eastAsia"/>
          <w:b w:val="0"/>
          <w:bCs w:val="0"/>
        </w:rPr>
        <w:t>。根据Xu等提供的分层聚类分析树状图，选择各维度相似性最高的三张图片作为实验材料，排除形状外其他刺激维度的影响。三张图片均经过灰度处理，图片视角为3.8°×3.8°，文字标签视角为3.6°×1.6°。</w:t>
      </w:r>
    </w:p>
    <w:p w14:paraId="3B5BF218" w14:textId="77777777" w:rsidR="000D41B0" w:rsidRDefault="006F72D1" w:rsidP="006F72D1">
      <w:pPr>
        <w:pStyle w:val="a6"/>
        <w:ind w:left="0" w:firstLineChars="200" w:firstLine="420"/>
        <w:jc w:val="both"/>
        <w:rPr>
          <w:rStyle w:val="a5"/>
          <w:rFonts w:hint="eastAsia"/>
          <w:b w:val="0"/>
          <w:bCs w:val="0"/>
        </w:rPr>
      </w:pPr>
      <w:r>
        <w:rPr>
          <w:rStyle w:val="a5"/>
          <w:rFonts w:hint="eastAsia"/>
          <w:b w:val="0"/>
          <w:bCs w:val="0"/>
        </w:rPr>
        <w:t>实验2：实验</w:t>
      </w:r>
      <w:r w:rsidRPr="006F72D1">
        <w:rPr>
          <w:rStyle w:val="a5"/>
          <w:rFonts w:hint="eastAsia"/>
          <w:b w:val="0"/>
          <w:bCs w:val="0"/>
        </w:rPr>
        <w:t>刺激是三种几何形状（圆形、正方形、三角形）与三种颜色（红色、绿色、蓝色）自由组合形成的9种带有颜色的几何</w:t>
      </w:r>
      <w:r>
        <w:rPr>
          <w:rStyle w:val="a5"/>
          <w:rFonts w:hint="eastAsia"/>
          <w:b w:val="0"/>
          <w:bCs w:val="0"/>
        </w:rPr>
        <w:t>图形，以及</w:t>
      </w:r>
      <w:r w:rsidRPr="006F72D1">
        <w:rPr>
          <w:rStyle w:val="a5"/>
          <w:rFonts w:hint="eastAsia"/>
          <w:b w:val="0"/>
          <w:bCs w:val="0"/>
        </w:rPr>
        <w:t>三种文字标签（自我、朋友、生人）</w:t>
      </w:r>
      <w:r>
        <w:rPr>
          <w:rStyle w:val="a5"/>
          <w:rFonts w:hint="eastAsia"/>
          <w:b w:val="0"/>
          <w:bCs w:val="0"/>
        </w:rPr>
        <w:t>。</w:t>
      </w:r>
      <w:r w:rsidRPr="006F72D1">
        <w:rPr>
          <w:rStyle w:val="a5"/>
          <w:rFonts w:hint="eastAsia"/>
          <w:b w:val="0"/>
          <w:bCs w:val="0"/>
        </w:rPr>
        <w:t>几何形状的视角为3.8°×3.8°，文字标签视角为3.6°×1.6°</w:t>
      </w:r>
      <w:r w:rsidR="000D41B0">
        <w:rPr>
          <w:rStyle w:val="a5"/>
          <w:rFonts w:hint="eastAsia"/>
          <w:b w:val="0"/>
          <w:bCs w:val="0"/>
        </w:rPr>
        <w:t>。</w:t>
      </w:r>
    </w:p>
    <w:p w14:paraId="09931763" w14:textId="0CC74A35" w:rsidR="00C437C5" w:rsidRPr="004624E3" w:rsidRDefault="000D41B0" w:rsidP="006F72D1">
      <w:pPr>
        <w:pStyle w:val="a6"/>
        <w:ind w:left="0" w:firstLineChars="200" w:firstLine="420"/>
        <w:jc w:val="both"/>
        <w:rPr>
          <w:rStyle w:val="a5"/>
          <w:rFonts w:hint="eastAsia"/>
          <w:b w:val="0"/>
          <w:bCs w:val="0"/>
        </w:rPr>
      </w:pPr>
      <w:r>
        <w:rPr>
          <w:rStyle w:val="a5"/>
          <w:rFonts w:hint="eastAsia"/>
          <w:b w:val="0"/>
          <w:bCs w:val="0"/>
        </w:rPr>
        <w:t>实验3：选取实验2中</w:t>
      </w:r>
      <w:r w:rsidRPr="000D41B0">
        <w:rPr>
          <w:rStyle w:val="a5"/>
          <w:rFonts w:hint="eastAsia"/>
          <w:b w:val="0"/>
          <w:bCs w:val="0"/>
        </w:rPr>
        <w:t>2种几何形状</w:t>
      </w:r>
      <w:r>
        <w:rPr>
          <w:rStyle w:val="a5"/>
          <w:rFonts w:hint="eastAsia"/>
          <w:b w:val="0"/>
          <w:bCs w:val="0"/>
        </w:rPr>
        <w:t>与文字标签</w:t>
      </w:r>
      <w:r w:rsidRPr="000D41B0">
        <w:rPr>
          <w:rStyle w:val="a5"/>
          <w:rFonts w:hint="eastAsia"/>
          <w:b w:val="0"/>
          <w:bCs w:val="0"/>
        </w:rPr>
        <w:t>降低任务难度。实验刺激是两种几何形状（圆形、三角形）与两种颜色（红色、绿色）自由组合形成的4种带有颜色的几何形状</w:t>
      </w:r>
      <w:r>
        <w:rPr>
          <w:rStyle w:val="a5"/>
          <w:rFonts w:hint="eastAsia"/>
          <w:b w:val="0"/>
          <w:bCs w:val="0"/>
        </w:rPr>
        <w:t>，</w:t>
      </w:r>
      <w:r w:rsidRPr="000D41B0">
        <w:rPr>
          <w:rStyle w:val="a5"/>
          <w:rFonts w:hint="eastAsia"/>
          <w:b w:val="0"/>
          <w:bCs w:val="0"/>
        </w:rPr>
        <w:t>以及两种文字标签（自我、生人），几何形状的视角为3.8°×3.8°，文字标签视角为3.6°×1.6°</w:t>
      </w:r>
      <w:r>
        <w:rPr>
          <w:rStyle w:val="a5"/>
          <w:rFonts w:hint="eastAsia"/>
          <w:b w:val="0"/>
          <w:bCs w:val="0"/>
        </w:rPr>
        <w:t>。</w:t>
      </w:r>
    </w:p>
    <w:p w14:paraId="3EBA6CCF" w14:textId="3988753C" w:rsidR="00C437C5" w:rsidRPr="00165A9F" w:rsidRDefault="00F655D6" w:rsidP="00165A9F">
      <w:pPr>
        <w:pStyle w:val="a6"/>
        <w:ind w:left="0"/>
        <w:rPr>
          <w:rStyle w:val="a5"/>
          <w:rFonts w:hint="eastAsia"/>
          <w:i w:val="0"/>
          <w:iCs/>
          <w:color w:val="auto"/>
        </w:rPr>
      </w:pPr>
      <w:r w:rsidRPr="00165A9F">
        <w:rPr>
          <w:rStyle w:val="a5"/>
          <w:i w:val="0"/>
          <w:iCs/>
          <w:color w:val="auto"/>
        </w:rPr>
        <w:t>C</w:t>
      </w:r>
      <w:r>
        <w:rPr>
          <w:rStyle w:val="a5"/>
          <w:i w:val="0"/>
          <w:iCs/>
          <w:color w:val="auto"/>
        </w:rPr>
        <w:t>5</w:t>
      </w:r>
      <w:r w:rsidR="00C437C5" w:rsidRPr="00165A9F">
        <w:rPr>
          <w:rStyle w:val="a5"/>
          <w:rFonts w:hint="eastAsia"/>
          <w:i w:val="0"/>
          <w:iCs/>
          <w:color w:val="auto"/>
        </w:rPr>
        <w:t>研究</w:t>
      </w:r>
      <w:r>
        <w:rPr>
          <w:rStyle w:val="a5"/>
          <w:rFonts w:hint="eastAsia"/>
          <w:i w:val="0"/>
          <w:iCs/>
          <w:color w:val="auto"/>
        </w:rPr>
        <w:t>步骤</w:t>
      </w:r>
    </w:p>
    <w:p w14:paraId="00AA2A6E" w14:textId="77777777" w:rsidR="00477514" w:rsidRDefault="00477514" w:rsidP="0025319C">
      <w:pPr>
        <w:pStyle w:val="a6"/>
        <w:ind w:left="0" w:firstLineChars="200" w:firstLine="420"/>
        <w:rPr>
          <w:rFonts w:hint="eastAsia"/>
        </w:rPr>
      </w:pPr>
      <w:r w:rsidRPr="000C3121">
        <w:rPr>
          <w:b/>
          <w:bCs/>
        </w:rPr>
        <w:t>实验1的程序</w:t>
      </w:r>
      <w:r w:rsidRPr="00477514">
        <w:t>分为知觉匹配任务与分类任务两个部分。第一部分，被试通过知觉匹配任务建立图形与标签的联结。在知觉匹配任务中，被试先学习三种图形与文字标签的关系，随后在测试阶段按F键或J</w:t>
      </w:r>
      <w:proofErr w:type="gramStart"/>
      <w:r w:rsidRPr="00477514">
        <w:t>键判断</w:t>
      </w:r>
      <w:proofErr w:type="gramEnd"/>
      <w:r w:rsidRPr="00477514">
        <w:t>图形与标签是否匹配。第二部分是图形分类任务，被试需要根据指导语将图形分为两类，每位被试仅接受一种分类要求。当任务目标是自我</w:t>
      </w:r>
      <w:r>
        <w:rPr>
          <w:rFonts w:hint="eastAsia"/>
        </w:rPr>
        <w:t>/朋友/生人</w:t>
      </w:r>
      <w:r w:rsidRPr="00477514">
        <w:t>图形时，被试</w:t>
      </w:r>
      <w:r>
        <w:rPr>
          <w:rFonts w:hint="eastAsia"/>
        </w:rPr>
        <w:t>需要将</w:t>
      </w:r>
      <w:r w:rsidRPr="00477514">
        <w:t>图形分为自我</w:t>
      </w:r>
      <w:r>
        <w:rPr>
          <w:rFonts w:hint="eastAsia"/>
        </w:rPr>
        <w:t>/朋友/生人</w:t>
      </w:r>
      <w:r w:rsidRPr="00477514">
        <w:t>与其他两类</w:t>
      </w:r>
      <w:r>
        <w:rPr>
          <w:rFonts w:hint="eastAsia"/>
        </w:rPr>
        <w:t>。</w:t>
      </w:r>
      <w:r w:rsidRPr="00477514">
        <w:t>分类标签在刺激呈现到反应</w:t>
      </w:r>
      <w:r>
        <w:rPr>
          <w:rFonts w:hint="eastAsia"/>
        </w:rPr>
        <w:t>时段</w:t>
      </w:r>
      <w:r w:rsidRPr="00477514">
        <w:t>始终</w:t>
      </w:r>
      <w:r>
        <w:rPr>
          <w:rFonts w:hint="eastAsia"/>
        </w:rPr>
        <w:t>呈现</w:t>
      </w:r>
      <w:r w:rsidRPr="00477514">
        <w:t>在屏幕上</w:t>
      </w:r>
      <w:r>
        <w:rPr>
          <w:rFonts w:hint="eastAsia"/>
        </w:rPr>
        <w:t>，</w:t>
      </w:r>
      <w:r w:rsidRPr="00477514">
        <w:t>位置</w:t>
      </w:r>
      <w:proofErr w:type="gramStart"/>
      <w:r w:rsidRPr="00477514">
        <w:t>随试次</w:t>
      </w:r>
      <w:proofErr w:type="gramEnd"/>
      <w:r>
        <w:rPr>
          <w:rFonts w:hint="eastAsia"/>
        </w:rPr>
        <w:t>进行左右</w:t>
      </w:r>
      <w:r w:rsidRPr="00477514">
        <w:t>变化</w:t>
      </w:r>
      <w:r>
        <w:rPr>
          <w:rFonts w:hint="eastAsia"/>
        </w:rPr>
        <w:t>。</w:t>
      </w:r>
      <w:r w:rsidRPr="00477514">
        <w:t>当被试</w:t>
      </w:r>
      <w:r>
        <w:rPr>
          <w:rFonts w:hint="eastAsia"/>
        </w:rPr>
        <w:t>需要将图形分为自我与其他两类时，若</w:t>
      </w:r>
      <w:r w:rsidRPr="00477514">
        <w:t>“自我”标签出现在左侧，被试需要按下左键；</w:t>
      </w:r>
      <w:r>
        <w:rPr>
          <w:rFonts w:hint="eastAsia"/>
        </w:rPr>
        <w:t>若</w:t>
      </w:r>
      <w:r w:rsidRPr="00477514">
        <w:t>“自我”标签出现在</w:t>
      </w:r>
      <w:r>
        <w:rPr>
          <w:rFonts w:hint="eastAsia"/>
        </w:rPr>
        <w:t>右</w:t>
      </w:r>
      <w:r w:rsidRPr="00477514">
        <w:t>侧，被试需要按下</w:t>
      </w:r>
      <w:r>
        <w:rPr>
          <w:rFonts w:hint="eastAsia"/>
        </w:rPr>
        <w:t>右</w:t>
      </w:r>
      <w:r w:rsidRPr="00477514">
        <w:t>键</w:t>
      </w:r>
      <w:r>
        <w:rPr>
          <w:rFonts w:hint="eastAsia"/>
        </w:rPr>
        <w:t>。</w:t>
      </w:r>
      <w:r w:rsidRPr="00477514">
        <w:t>图形与形状的对应关系以及</w:t>
      </w:r>
      <w:r>
        <w:rPr>
          <w:rFonts w:hint="eastAsia"/>
        </w:rPr>
        <w:t>反应</w:t>
      </w:r>
      <w:r w:rsidRPr="00477514">
        <w:t>按键在被试间平衡，分类标签的左右位置</w:t>
      </w:r>
      <w:proofErr w:type="gramStart"/>
      <w:r w:rsidRPr="00477514">
        <w:t>在试次间</w:t>
      </w:r>
      <w:proofErr w:type="gramEnd"/>
      <w:r w:rsidRPr="00477514">
        <w:t>平衡。匹配范式中图形与标签的配对以及分类任务中的图形</w:t>
      </w:r>
      <w:proofErr w:type="gramStart"/>
      <w:r w:rsidRPr="00477514">
        <w:t>在试次间</w:t>
      </w:r>
      <w:proofErr w:type="gramEnd"/>
      <w:r w:rsidRPr="00477514">
        <w:t xml:space="preserve">随机出现。 </w:t>
      </w:r>
    </w:p>
    <w:p w14:paraId="4DDD3A85" w14:textId="1B5170AB" w:rsidR="00480D35" w:rsidRDefault="00477514" w:rsidP="005B71E6">
      <w:pPr>
        <w:pStyle w:val="a6"/>
        <w:ind w:left="0" w:firstLineChars="200" w:firstLine="420"/>
        <w:rPr>
          <w:rFonts w:hint="eastAsia"/>
        </w:rPr>
      </w:pPr>
      <w:r w:rsidRPr="00477514">
        <w:t>知觉匹配任务与分类任务</w:t>
      </w:r>
      <w:proofErr w:type="gramStart"/>
      <w:r w:rsidRPr="00477514">
        <w:t>单个试次流程</w:t>
      </w:r>
      <w:proofErr w:type="gramEnd"/>
      <w:r w:rsidRPr="00477514">
        <w:t>见</w:t>
      </w:r>
      <w:r w:rsidR="009C48CC">
        <w:rPr>
          <w:rFonts w:hint="eastAsia"/>
        </w:rPr>
        <w:fldChar w:fldCharType="begin"/>
      </w:r>
      <w:r w:rsidR="009C48CC">
        <w:rPr>
          <w:rFonts w:hint="eastAsia"/>
        </w:rPr>
        <w:instrText xml:space="preserve"> </w:instrText>
      </w:r>
      <w:r w:rsidR="009C48CC">
        <w:instrText>REF _Ref217288276 \h</w:instrText>
      </w:r>
      <w:r w:rsidR="009C48CC">
        <w:rPr>
          <w:rFonts w:hint="eastAsia"/>
        </w:rPr>
        <w:instrText xml:space="preserve"> </w:instrText>
      </w:r>
      <w:r w:rsidR="009C48CC">
        <w:rPr>
          <w:rFonts w:hint="eastAsia"/>
        </w:rPr>
      </w:r>
      <w:r w:rsidR="009C48CC">
        <w:rPr>
          <w:rFonts w:hint="eastAsia"/>
        </w:rPr>
        <w:fldChar w:fldCharType="separate"/>
      </w:r>
      <w:r w:rsidR="009C48CC">
        <w:rPr>
          <w:rFonts w:hint="eastAsia"/>
        </w:rPr>
        <w:t xml:space="preserve">图 </w:t>
      </w:r>
      <w:r w:rsidR="009C48CC">
        <w:rPr>
          <w:rFonts w:hint="eastAsia"/>
          <w:noProof/>
        </w:rPr>
        <w:t>1</w:t>
      </w:r>
      <w:r w:rsidR="009C48CC">
        <w:rPr>
          <w:rFonts w:hint="eastAsia"/>
        </w:rPr>
        <w:fldChar w:fldCharType="end"/>
      </w:r>
      <w:r w:rsidRPr="00477514">
        <w:t>。知觉匹配任务，在灰色背景</w:t>
      </w:r>
      <w:r>
        <w:rPr>
          <w:rFonts w:hint="eastAsia"/>
        </w:rPr>
        <w:t>中央</w:t>
      </w:r>
      <w:r w:rsidRPr="00477514">
        <w:t>首先</w:t>
      </w:r>
      <w:r w:rsidRPr="00477514">
        <w:lastRenderedPageBreak/>
        <w:t>呈现注视点 “+”</w:t>
      </w:r>
      <w:r>
        <w:rPr>
          <w:rFonts w:hint="eastAsia"/>
        </w:rPr>
        <w:t>，注视点呈现时长在200-1100ms间随机变化</w:t>
      </w:r>
      <w:r w:rsidRPr="00477514">
        <w:t>，注视点消失</w:t>
      </w:r>
      <w:r>
        <w:rPr>
          <w:rFonts w:hint="eastAsia"/>
        </w:rPr>
        <w:t>后，</w:t>
      </w:r>
      <w:r w:rsidRPr="00477514">
        <w:t xml:space="preserve">在注视点上下等距位置同时呈现随机组合的图形与标签100 </w:t>
      </w:r>
      <w:proofErr w:type="spellStart"/>
      <w:r w:rsidRPr="00477514">
        <w:t>ms</w:t>
      </w:r>
      <w:proofErr w:type="spellEnd"/>
      <w:r w:rsidRPr="00477514">
        <w:t xml:space="preserve">。被试需要在看到刺激后的1500 </w:t>
      </w:r>
      <w:proofErr w:type="spellStart"/>
      <w:r w:rsidRPr="00477514">
        <w:t>ms</w:t>
      </w:r>
      <w:proofErr w:type="spellEnd"/>
      <w:r w:rsidRPr="00477514">
        <w:t>内进行又快又准的按键判断。</w:t>
      </w:r>
      <w:r>
        <w:rPr>
          <w:rFonts w:hint="eastAsia"/>
        </w:rPr>
        <w:t>被试</w:t>
      </w:r>
      <w:r w:rsidRPr="00477514">
        <w:t xml:space="preserve">按键后，会呈现300ms的反馈：“正确”、“错误”或“太慢”、 “太快”（反应时大于1500 </w:t>
      </w:r>
      <w:proofErr w:type="spellStart"/>
      <w:r w:rsidRPr="00477514">
        <w:t>ms</w:t>
      </w:r>
      <w:proofErr w:type="spellEnd"/>
      <w:r w:rsidRPr="00477514">
        <w:t>视为</w:t>
      </w:r>
      <w:r>
        <w:rPr>
          <w:rFonts w:hint="eastAsia"/>
        </w:rPr>
        <w:t>太慢，</w:t>
      </w:r>
      <w:r w:rsidRPr="00477514">
        <w:t xml:space="preserve">反应时小于200 </w:t>
      </w:r>
      <w:proofErr w:type="spellStart"/>
      <w:r w:rsidRPr="00477514">
        <w:t>ms</w:t>
      </w:r>
      <w:proofErr w:type="spellEnd"/>
      <w:r w:rsidRPr="00477514">
        <w:t>视为</w:t>
      </w:r>
      <w:r>
        <w:rPr>
          <w:rFonts w:hint="eastAsia"/>
        </w:rPr>
        <w:t>太</w:t>
      </w:r>
      <w:r w:rsidRPr="00477514">
        <w:t>快）。分类任务流程与知觉匹配任务相似，不同点在于呈现</w:t>
      </w:r>
      <w:r>
        <w:rPr>
          <w:rFonts w:hint="eastAsia"/>
        </w:rPr>
        <w:t>的刺激</w:t>
      </w:r>
      <w:r w:rsidRPr="00477514">
        <w:t>。分类任务</w:t>
      </w:r>
      <w:r>
        <w:rPr>
          <w:rFonts w:hint="eastAsia"/>
        </w:rPr>
        <w:t>呈现的刺激仅为新颖图形。</w:t>
      </w:r>
      <w:r w:rsidRPr="00477514">
        <w:t>两个任务</w:t>
      </w:r>
      <w:r>
        <w:rPr>
          <w:rFonts w:hint="eastAsia"/>
        </w:rPr>
        <w:t>均</w:t>
      </w:r>
      <w:r w:rsidRPr="00477514">
        <w:t xml:space="preserve">设置练习阶段，只有当练习正确率达到70% </w:t>
      </w:r>
      <w:r>
        <w:rPr>
          <w:rFonts w:hint="eastAsia"/>
        </w:rPr>
        <w:t>及</w:t>
      </w:r>
      <w:r w:rsidRPr="00477514">
        <w:t>以上时</w:t>
      </w:r>
      <w:r>
        <w:rPr>
          <w:rFonts w:hint="eastAsia"/>
        </w:rPr>
        <w:t>进入</w:t>
      </w:r>
      <w:r w:rsidRPr="00477514">
        <w:t>正式实验，当正确率低于70%时，被试会重新练习直至正确率达标。正式</w:t>
      </w:r>
      <w:proofErr w:type="gramStart"/>
      <w:r w:rsidRPr="00477514">
        <w:t>实验试次流程</w:t>
      </w:r>
      <w:proofErr w:type="gramEnd"/>
      <w:r w:rsidRPr="00477514">
        <w:t>与练习阶段相同。</w:t>
      </w:r>
    </w:p>
    <w:p w14:paraId="139F9AA2" w14:textId="0DB07FC3" w:rsidR="00480D35" w:rsidRDefault="00480D35" w:rsidP="005B71E6">
      <w:pPr>
        <w:pStyle w:val="a6"/>
        <w:ind w:left="0" w:firstLineChars="200" w:firstLine="420"/>
        <w:rPr>
          <w:rFonts w:hint="eastAsia"/>
        </w:rPr>
      </w:pPr>
      <w:r w:rsidRPr="00480D35">
        <w:t>匹配任务共6种实验条件，每个条件有60个试次，合计360个试次。分类任务共9种条件</w:t>
      </w:r>
      <w:r>
        <w:rPr>
          <w:rFonts w:hint="eastAsia"/>
        </w:rPr>
        <w:t>，</w:t>
      </w:r>
      <w:r w:rsidRPr="00480D35">
        <w:t>每种条件下有80个试次，分类任务合计720个试次。</w:t>
      </w:r>
    </w:p>
    <w:p w14:paraId="50E263F3" w14:textId="3B1AF116" w:rsidR="00692642" w:rsidRDefault="005B71E6" w:rsidP="00480D35">
      <w:pPr>
        <w:pStyle w:val="a6"/>
        <w:ind w:left="0"/>
        <w:rPr>
          <w:rStyle w:val="a5"/>
          <w:rFonts w:hint="eastAsia"/>
          <w:b w:val="0"/>
          <w:bCs w:val="0"/>
        </w:rPr>
      </w:pPr>
      <w:r>
        <w:rPr>
          <w:rStyle w:val="a5"/>
          <w:rFonts w:hint="eastAsia"/>
          <w:b w:val="0"/>
          <w:bCs w:val="0"/>
          <w:noProof/>
        </w:rPr>
        <w:drawing>
          <wp:inline distT="0" distB="0" distL="0" distR="0" wp14:anchorId="6D7A9B6A" wp14:editId="6DC9E5E7">
            <wp:extent cx="5400000" cy="2276434"/>
            <wp:effectExtent l="0" t="0" r="0" b="0"/>
            <wp:docPr id="1315691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00" cy="2276434"/>
                    </a:xfrm>
                    <a:prstGeom prst="rect">
                      <a:avLst/>
                    </a:prstGeom>
                    <a:noFill/>
                  </pic:spPr>
                </pic:pic>
              </a:graphicData>
            </a:graphic>
          </wp:inline>
        </w:drawing>
      </w:r>
    </w:p>
    <w:p w14:paraId="5CCE6A72" w14:textId="7EF7A64D" w:rsidR="000C3121" w:rsidRDefault="000C3121" w:rsidP="00BF5399">
      <w:pPr>
        <w:pStyle w:val="a6"/>
        <w:ind w:left="0"/>
        <w:jc w:val="center"/>
        <w:rPr>
          <w:rStyle w:val="a5"/>
          <w:rFonts w:hint="eastAsia"/>
          <w:b w:val="0"/>
          <w:bCs w:val="0"/>
        </w:rPr>
      </w:pPr>
      <w:bookmarkStart w:id="1" w:name="_Ref217288276"/>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BF5399">
        <w:rPr>
          <w:rFonts w:hint="eastAsia"/>
          <w:noProof/>
        </w:rPr>
        <w:t>1</w:t>
      </w:r>
      <w:r>
        <w:rPr>
          <w:rFonts w:hint="eastAsia"/>
        </w:rPr>
        <w:fldChar w:fldCharType="end"/>
      </w:r>
      <w:bookmarkEnd w:id="1"/>
      <w:r>
        <w:rPr>
          <w:rStyle w:val="a5"/>
          <w:rFonts w:hint="eastAsia"/>
          <w:b w:val="0"/>
          <w:bCs w:val="0"/>
        </w:rPr>
        <w:t>实验1</w:t>
      </w:r>
      <w:proofErr w:type="gramStart"/>
      <w:r>
        <w:rPr>
          <w:rStyle w:val="a5"/>
          <w:rFonts w:hint="eastAsia"/>
          <w:b w:val="0"/>
          <w:bCs w:val="0"/>
        </w:rPr>
        <w:t>单试次</w:t>
      </w:r>
      <w:proofErr w:type="gramEnd"/>
      <w:r w:rsidRPr="000C3121">
        <w:t>流程图</w:t>
      </w:r>
    </w:p>
    <w:p w14:paraId="6C87BCA9" w14:textId="0D9A5FA1" w:rsidR="00480D35" w:rsidRDefault="00480D35" w:rsidP="00480D35">
      <w:pPr>
        <w:pStyle w:val="a6"/>
        <w:ind w:left="0" w:firstLineChars="200" w:firstLine="420"/>
        <w:rPr>
          <w:rFonts w:hint="eastAsia"/>
        </w:rPr>
      </w:pPr>
      <w:r w:rsidRPr="002E771F">
        <w:rPr>
          <w:b/>
          <w:bCs/>
        </w:rPr>
        <w:t>实验2</w:t>
      </w:r>
      <w:r>
        <w:rPr>
          <w:rFonts w:hint="eastAsia"/>
        </w:rPr>
        <w:t>分为图形-标签匹配任务（自我与目标相关任务）与图形-颜色匹配任务（自我与目标无关任务）两个部分。被试先完成图形-标签匹配任务，再完成图形-颜色匹配任务。图形-标签匹配任务下，</w:t>
      </w:r>
      <w:r w:rsidRPr="00480D35">
        <w:t>包含学习阶段与测试阶段。在学习阶段，被试需要学习</w:t>
      </w:r>
      <w:r>
        <w:rPr>
          <w:rFonts w:hint="eastAsia"/>
        </w:rPr>
        <w:t>几何图形（圆形、正方形、三角形）</w:t>
      </w:r>
      <w:r w:rsidRPr="00480D35">
        <w:t>与标签</w:t>
      </w:r>
      <w:r>
        <w:rPr>
          <w:rFonts w:hint="eastAsia"/>
        </w:rPr>
        <w:t>（自我、朋友、生人）的匹配关系，</w:t>
      </w:r>
      <w:r w:rsidRPr="00480D35">
        <w:rPr>
          <w:rFonts w:hint="eastAsia"/>
        </w:rPr>
        <w:t>随后在测试阶段按F键或</w:t>
      </w:r>
      <w:r>
        <w:rPr>
          <w:rFonts w:hint="eastAsia"/>
        </w:rPr>
        <w:t>J</w:t>
      </w:r>
      <w:proofErr w:type="gramStart"/>
      <w:r w:rsidRPr="00480D35">
        <w:rPr>
          <w:rFonts w:hint="eastAsia"/>
        </w:rPr>
        <w:t>键判断</w:t>
      </w:r>
      <w:proofErr w:type="gramEnd"/>
      <w:r>
        <w:rPr>
          <w:rFonts w:hint="eastAsia"/>
        </w:rPr>
        <w:t>几何图形</w:t>
      </w:r>
      <w:r w:rsidRPr="00480D35">
        <w:rPr>
          <w:rFonts w:hint="eastAsia"/>
        </w:rPr>
        <w:t>与标签是否匹配。</w:t>
      </w:r>
      <w:r>
        <w:rPr>
          <w:rFonts w:hint="eastAsia"/>
        </w:rPr>
        <w:t>第二部分是图形-颜色匹配任务，在学习阶段</w:t>
      </w:r>
      <w:r w:rsidRPr="00480D35">
        <w:t>被试需要学习</w:t>
      </w:r>
      <w:r>
        <w:rPr>
          <w:rFonts w:hint="eastAsia"/>
        </w:rPr>
        <w:t>几何图形（圆形、正方形、三角形）</w:t>
      </w:r>
      <w:r w:rsidRPr="00480D35">
        <w:t>与</w:t>
      </w:r>
      <w:r>
        <w:rPr>
          <w:rFonts w:hint="eastAsia"/>
        </w:rPr>
        <w:t>颜色（红色、绿色、蓝色）的匹配关系，</w:t>
      </w:r>
      <w:r w:rsidRPr="00480D35">
        <w:rPr>
          <w:rFonts w:hint="eastAsia"/>
        </w:rPr>
        <w:t>随后在测试阶段按F键或</w:t>
      </w:r>
      <w:r>
        <w:rPr>
          <w:rFonts w:hint="eastAsia"/>
        </w:rPr>
        <w:t>J</w:t>
      </w:r>
      <w:proofErr w:type="gramStart"/>
      <w:r w:rsidRPr="00480D35">
        <w:rPr>
          <w:rFonts w:hint="eastAsia"/>
        </w:rPr>
        <w:t>键判断</w:t>
      </w:r>
      <w:proofErr w:type="gramEnd"/>
      <w:r>
        <w:rPr>
          <w:rFonts w:hint="eastAsia"/>
        </w:rPr>
        <w:t>几何图形</w:t>
      </w:r>
      <w:r w:rsidRPr="00480D35">
        <w:rPr>
          <w:rFonts w:hint="eastAsia"/>
        </w:rPr>
        <w:t>与</w:t>
      </w:r>
      <w:r>
        <w:rPr>
          <w:rFonts w:hint="eastAsia"/>
        </w:rPr>
        <w:t>颜色</w:t>
      </w:r>
      <w:r w:rsidRPr="00480D35">
        <w:rPr>
          <w:rFonts w:hint="eastAsia"/>
        </w:rPr>
        <w:t>是否匹配。</w:t>
      </w:r>
      <w:r>
        <w:rPr>
          <w:rFonts w:hint="eastAsia"/>
        </w:rPr>
        <w:t>两个任务均</w:t>
      </w:r>
      <w:r w:rsidRPr="00480D35">
        <w:t>设置练习，只有当练习正确率达到70%</w:t>
      </w:r>
      <w:r>
        <w:rPr>
          <w:rFonts w:hint="eastAsia"/>
        </w:rPr>
        <w:t>及</w:t>
      </w:r>
      <w:r w:rsidRPr="00480D35">
        <w:t>以上时</w:t>
      </w:r>
      <w:r>
        <w:rPr>
          <w:rFonts w:hint="eastAsia"/>
        </w:rPr>
        <w:t>才会</w:t>
      </w:r>
      <w:r w:rsidRPr="00480D35">
        <w:t>进入正式实验，当正确率低于70%时，被试会重新练习直至正确率达标。</w:t>
      </w:r>
    </w:p>
    <w:p w14:paraId="0BFACDBB" w14:textId="321BC8BB" w:rsidR="003461AB" w:rsidRDefault="00480D35" w:rsidP="00BE09B5">
      <w:pPr>
        <w:pStyle w:val="a6"/>
        <w:ind w:left="0" w:firstLineChars="200" w:firstLine="420"/>
        <w:rPr>
          <w:rFonts w:hint="eastAsia"/>
        </w:rPr>
      </w:pPr>
      <w:r w:rsidRPr="00480D35">
        <w:t>实验2</w:t>
      </w:r>
      <w:proofErr w:type="gramStart"/>
      <w:r w:rsidR="003461AB">
        <w:rPr>
          <w:rFonts w:hint="eastAsia"/>
        </w:rPr>
        <w:t>两</w:t>
      </w:r>
      <w:proofErr w:type="gramEnd"/>
      <w:r w:rsidR="003461AB">
        <w:rPr>
          <w:rFonts w:hint="eastAsia"/>
        </w:rPr>
        <w:t>个任务</w:t>
      </w:r>
      <w:proofErr w:type="gramStart"/>
      <w:r w:rsidRPr="00480D35">
        <w:t>单试次</w:t>
      </w:r>
      <w:proofErr w:type="gramEnd"/>
      <w:r w:rsidRPr="00480D35">
        <w:t>流程</w:t>
      </w:r>
      <w:r>
        <w:rPr>
          <w:rFonts w:hint="eastAsia"/>
        </w:rPr>
        <w:t>图见</w:t>
      </w:r>
      <w:r w:rsidR="009C48CC" w:rsidRPr="009C48CC">
        <w:rPr>
          <w:rFonts w:hint="eastAsia"/>
        </w:rPr>
        <w:fldChar w:fldCharType="begin"/>
      </w:r>
      <w:r w:rsidR="009C48CC" w:rsidRPr="009C48CC">
        <w:rPr>
          <w:rFonts w:hint="eastAsia"/>
        </w:rPr>
        <w:instrText xml:space="preserve"> REF _Ref217288282 \h  \* MERGEFORMAT </w:instrText>
      </w:r>
      <w:r w:rsidR="009C48CC" w:rsidRPr="009C48CC">
        <w:rPr>
          <w:rFonts w:hint="eastAsia"/>
        </w:rPr>
      </w:r>
      <w:r w:rsidR="009C48CC" w:rsidRPr="009C48CC">
        <w:rPr>
          <w:rFonts w:hint="eastAsia"/>
        </w:rPr>
        <w:fldChar w:fldCharType="separate"/>
      </w:r>
      <w:r w:rsidR="009C48CC" w:rsidRPr="009C48CC">
        <w:rPr>
          <w:rFonts w:hint="eastAsia"/>
        </w:rPr>
        <w:t>图 2</w:t>
      </w:r>
      <w:r w:rsidR="009C48CC" w:rsidRPr="009C48CC">
        <w:rPr>
          <w:rFonts w:hint="eastAsia"/>
        </w:rPr>
        <w:fldChar w:fldCharType="end"/>
      </w:r>
      <w:r w:rsidRPr="009C48CC">
        <w:rPr>
          <w:rFonts w:hint="eastAsia"/>
        </w:rPr>
        <w:t>。</w:t>
      </w:r>
      <w:r w:rsidR="003461AB">
        <w:rPr>
          <w:rFonts w:hint="eastAsia"/>
        </w:rPr>
        <w:t>图形-标签判断任务，</w:t>
      </w:r>
      <w:r w:rsidR="003461AB" w:rsidRPr="00477514">
        <w:t>在灰色背景</w:t>
      </w:r>
      <w:r w:rsidR="003461AB">
        <w:rPr>
          <w:rFonts w:hint="eastAsia"/>
        </w:rPr>
        <w:t>中央</w:t>
      </w:r>
      <w:r w:rsidR="003461AB" w:rsidRPr="00477514">
        <w:t>首先呈现注视点 “+”</w:t>
      </w:r>
      <w:r w:rsidR="003461AB">
        <w:rPr>
          <w:rFonts w:hint="eastAsia"/>
        </w:rPr>
        <w:t>，注视点呈现时长在200-1100ms间随机变化</w:t>
      </w:r>
      <w:r w:rsidR="003461AB" w:rsidRPr="00477514">
        <w:t>，注视点消失</w:t>
      </w:r>
      <w:r w:rsidR="003461AB">
        <w:rPr>
          <w:rFonts w:hint="eastAsia"/>
        </w:rPr>
        <w:t>后，</w:t>
      </w:r>
      <w:r w:rsidR="003461AB" w:rsidRPr="00477514">
        <w:t>在注视点上</w:t>
      </w:r>
      <w:r w:rsidR="003461AB" w:rsidRPr="00477514">
        <w:lastRenderedPageBreak/>
        <w:t>下等距位置同时呈现随机组合的</w:t>
      </w:r>
      <w:r w:rsidR="00BE09B5">
        <w:rPr>
          <w:rFonts w:hint="eastAsia"/>
        </w:rPr>
        <w:t>彩色</w:t>
      </w:r>
      <w:r w:rsidR="003461AB" w:rsidRPr="00477514">
        <w:t>图形与</w:t>
      </w:r>
      <w:r w:rsidR="00BE09B5">
        <w:rPr>
          <w:rFonts w:hint="eastAsia"/>
        </w:rPr>
        <w:t>文字</w:t>
      </w:r>
      <w:r w:rsidR="003461AB" w:rsidRPr="00477514">
        <w:t xml:space="preserve">标签100 </w:t>
      </w:r>
      <w:proofErr w:type="spellStart"/>
      <w:r w:rsidR="003461AB" w:rsidRPr="00477514">
        <w:t>ms</w:t>
      </w:r>
      <w:proofErr w:type="spellEnd"/>
      <w:r w:rsidR="003461AB" w:rsidRPr="00477514">
        <w:t xml:space="preserve">。被试需要在看到刺激后的1500 </w:t>
      </w:r>
      <w:proofErr w:type="spellStart"/>
      <w:r w:rsidR="003461AB" w:rsidRPr="00477514">
        <w:t>ms</w:t>
      </w:r>
      <w:proofErr w:type="spellEnd"/>
      <w:r w:rsidR="003461AB" w:rsidRPr="00477514">
        <w:t>内进行又快又准的按键判断。</w:t>
      </w:r>
      <w:r w:rsidR="003461AB">
        <w:rPr>
          <w:rFonts w:hint="eastAsia"/>
        </w:rPr>
        <w:t>被试</w:t>
      </w:r>
      <w:r w:rsidR="003461AB" w:rsidRPr="00477514">
        <w:t xml:space="preserve">按键后，会呈现300ms的反馈：“正确”、“错误”或“太慢”、 “太快”（反应时大于1500 </w:t>
      </w:r>
      <w:proofErr w:type="spellStart"/>
      <w:r w:rsidR="003461AB" w:rsidRPr="00477514">
        <w:t>ms</w:t>
      </w:r>
      <w:proofErr w:type="spellEnd"/>
      <w:r w:rsidR="003461AB" w:rsidRPr="00477514">
        <w:t>视为</w:t>
      </w:r>
      <w:r w:rsidR="003461AB">
        <w:rPr>
          <w:rFonts w:hint="eastAsia"/>
        </w:rPr>
        <w:t>太慢，</w:t>
      </w:r>
      <w:r w:rsidR="003461AB" w:rsidRPr="00477514">
        <w:t xml:space="preserve">反应时小于200 </w:t>
      </w:r>
      <w:proofErr w:type="spellStart"/>
      <w:r w:rsidR="003461AB" w:rsidRPr="00477514">
        <w:t>ms</w:t>
      </w:r>
      <w:proofErr w:type="spellEnd"/>
      <w:r w:rsidR="003461AB" w:rsidRPr="00477514">
        <w:t>视为</w:t>
      </w:r>
      <w:r w:rsidR="003461AB">
        <w:rPr>
          <w:rFonts w:hint="eastAsia"/>
        </w:rPr>
        <w:t>太</w:t>
      </w:r>
      <w:r w:rsidR="003461AB" w:rsidRPr="00477514">
        <w:t>快）。</w:t>
      </w:r>
      <w:r w:rsidR="003461AB">
        <w:rPr>
          <w:rFonts w:hint="eastAsia"/>
        </w:rPr>
        <w:t>图形-颜色匹配任务仅在呈现刺激</w:t>
      </w:r>
      <w:r w:rsidR="00BE09B5">
        <w:rPr>
          <w:rFonts w:hint="eastAsia"/>
        </w:rPr>
        <w:t>上不同。</w:t>
      </w:r>
      <w:r w:rsidR="00BE09B5" w:rsidRPr="00480D35">
        <w:t>刺激呈现为单个带有颜色的形状。</w:t>
      </w:r>
      <w:r w:rsidR="00BE09B5">
        <w:rPr>
          <w:rFonts w:hint="eastAsia"/>
        </w:rPr>
        <w:t>几何图形与标签/颜色的配对关系、反应按键均在被试间平衡。</w:t>
      </w:r>
      <w:r w:rsidRPr="00480D35">
        <w:t>刺激呈现顺序</w:t>
      </w:r>
      <w:proofErr w:type="gramStart"/>
      <w:r w:rsidRPr="00480D35">
        <w:t>在试次间</w:t>
      </w:r>
      <w:proofErr w:type="gramEnd"/>
      <w:r w:rsidRPr="00480D35">
        <w:t xml:space="preserve">随机。实验2共12 </w:t>
      </w:r>
      <w:proofErr w:type="gramStart"/>
      <w:r w:rsidRPr="00480D35">
        <w:t>个</w:t>
      </w:r>
      <w:proofErr w:type="gramEnd"/>
      <w:r w:rsidRPr="00480D35">
        <w:t>实验条件，每个条件</w:t>
      </w:r>
      <w:r w:rsidR="00BE09B5">
        <w:rPr>
          <w:rFonts w:hint="eastAsia"/>
        </w:rPr>
        <w:t>72</w:t>
      </w:r>
      <w:r w:rsidRPr="00480D35">
        <w:t>个试次，共计</w:t>
      </w:r>
      <w:r w:rsidR="00BE09B5">
        <w:rPr>
          <w:rFonts w:hint="eastAsia"/>
        </w:rPr>
        <w:t>864</w:t>
      </w:r>
      <w:r w:rsidRPr="00480D35">
        <w:t>个试次。</w:t>
      </w:r>
    </w:p>
    <w:p w14:paraId="164B1545" w14:textId="1E0F5B2E" w:rsidR="00692642" w:rsidRDefault="007C7587" w:rsidP="00BF5399">
      <w:pPr>
        <w:pStyle w:val="a6"/>
        <w:ind w:left="0"/>
        <w:jc w:val="center"/>
        <w:rPr>
          <w:rStyle w:val="a5"/>
          <w:rFonts w:hint="eastAsia"/>
          <w:b w:val="0"/>
          <w:bCs w:val="0"/>
        </w:rPr>
      </w:pPr>
      <w:r>
        <w:rPr>
          <w:rStyle w:val="a5"/>
          <w:rFonts w:hint="eastAsia"/>
          <w:b w:val="0"/>
          <w:bCs w:val="0"/>
          <w:noProof/>
        </w:rPr>
        <w:drawing>
          <wp:inline distT="0" distB="0" distL="0" distR="0" wp14:anchorId="35EA7366" wp14:editId="13F0F5B8">
            <wp:extent cx="5400000" cy="2489781"/>
            <wp:effectExtent l="0" t="0" r="0" b="6350"/>
            <wp:docPr id="20914238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00" cy="2489781"/>
                    </a:xfrm>
                    <a:prstGeom prst="rect">
                      <a:avLst/>
                    </a:prstGeom>
                    <a:noFill/>
                  </pic:spPr>
                </pic:pic>
              </a:graphicData>
            </a:graphic>
          </wp:inline>
        </w:drawing>
      </w:r>
    </w:p>
    <w:p w14:paraId="39AC8962" w14:textId="39C86136" w:rsidR="002E771F" w:rsidRPr="003A3F39" w:rsidRDefault="00BF5399" w:rsidP="003A3F39">
      <w:pPr>
        <w:pStyle w:val="a6"/>
        <w:ind w:left="0"/>
        <w:jc w:val="center"/>
        <w:rPr>
          <w:rStyle w:val="a5"/>
          <w:rFonts w:hint="eastAsia"/>
          <w:b w:val="0"/>
          <w:bCs w:val="0"/>
        </w:rPr>
      </w:pPr>
      <w:bookmarkStart w:id="2" w:name="_Ref217288282"/>
      <w:r w:rsidRPr="009C48CC">
        <w:rPr>
          <w:rStyle w:val="a5"/>
          <w:rFonts w:hint="eastAsia"/>
          <w:b w:val="0"/>
          <w:bCs w:val="0"/>
        </w:rPr>
        <w:t xml:space="preserve">图 </w:t>
      </w:r>
      <w:r w:rsidRPr="009C48CC">
        <w:rPr>
          <w:rStyle w:val="a5"/>
          <w:rFonts w:hint="eastAsia"/>
          <w:b w:val="0"/>
          <w:bCs w:val="0"/>
        </w:rPr>
        <w:fldChar w:fldCharType="begin"/>
      </w:r>
      <w:r w:rsidRPr="009C48CC">
        <w:rPr>
          <w:rStyle w:val="a5"/>
          <w:rFonts w:hint="eastAsia"/>
          <w:b w:val="0"/>
          <w:bCs w:val="0"/>
        </w:rPr>
        <w:instrText xml:space="preserve"> SEQ 图 \* ARABIC </w:instrText>
      </w:r>
      <w:r w:rsidRPr="009C48CC">
        <w:rPr>
          <w:rStyle w:val="a5"/>
          <w:rFonts w:hint="eastAsia"/>
          <w:b w:val="0"/>
          <w:bCs w:val="0"/>
        </w:rPr>
        <w:fldChar w:fldCharType="separate"/>
      </w:r>
      <w:r w:rsidRPr="009C48CC">
        <w:rPr>
          <w:rStyle w:val="a5"/>
          <w:rFonts w:hint="eastAsia"/>
          <w:b w:val="0"/>
          <w:bCs w:val="0"/>
        </w:rPr>
        <w:t>2</w:t>
      </w:r>
      <w:r w:rsidRPr="009C48CC">
        <w:rPr>
          <w:rStyle w:val="a5"/>
          <w:rFonts w:hint="eastAsia"/>
          <w:b w:val="0"/>
          <w:bCs w:val="0"/>
        </w:rPr>
        <w:fldChar w:fldCharType="end"/>
      </w:r>
      <w:bookmarkEnd w:id="2"/>
      <w:r w:rsidRPr="009C48CC">
        <w:rPr>
          <w:rStyle w:val="a5"/>
          <w:rFonts w:hint="eastAsia"/>
          <w:b w:val="0"/>
          <w:bCs w:val="0"/>
        </w:rPr>
        <w:t>实验2</w:t>
      </w:r>
      <w:proofErr w:type="gramStart"/>
      <w:r w:rsidRPr="009C48CC">
        <w:rPr>
          <w:rStyle w:val="a5"/>
          <w:rFonts w:hint="eastAsia"/>
          <w:b w:val="0"/>
          <w:bCs w:val="0"/>
        </w:rPr>
        <w:t>单试次</w:t>
      </w:r>
      <w:proofErr w:type="gramEnd"/>
      <w:r w:rsidRPr="009C48CC">
        <w:rPr>
          <w:rStyle w:val="a5"/>
          <w:b w:val="0"/>
          <w:bCs w:val="0"/>
        </w:rPr>
        <w:t>流程图</w:t>
      </w:r>
    </w:p>
    <w:p w14:paraId="472B05C6" w14:textId="1726B1AD" w:rsidR="007473EB" w:rsidRDefault="007C7587" w:rsidP="0025319C">
      <w:pPr>
        <w:pStyle w:val="a6"/>
        <w:ind w:left="0" w:firstLineChars="200" w:firstLine="420"/>
        <w:rPr>
          <w:rFonts w:hint="eastAsia"/>
        </w:rPr>
      </w:pPr>
      <w:r w:rsidRPr="002E771F">
        <w:rPr>
          <w:b/>
          <w:bCs/>
        </w:rPr>
        <w:t>实验3</w:t>
      </w:r>
      <w:r w:rsidRPr="007C7587">
        <w:t>采用n-back范式操纵认知</w:t>
      </w:r>
      <w:r>
        <w:rPr>
          <w:rFonts w:hint="eastAsia"/>
        </w:rPr>
        <w:t>负荷</w:t>
      </w:r>
      <w:r w:rsidRPr="007C7587">
        <w:t>，</w:t>
      </w:r>
      <w:r>
        <w:rPr>
          <w:rFonts w:hint="eastAsia"/>
        </w:rPr>
        <w:t>被试需要完成4个n-back任务：图形-标签-1-back任务</w:t>
      </w:r>
      <w:r w:rsidR="00D30D98">
        <w:rPr>
          <w:rFonts w:hint="eastAsia"/>
        </w:rPr>
        <w:t>（任务有关-低认知负荷）</w:t>
      </w:r>
      <w:r>
        <w:rPr>
          <w:rFonts w:hint="eastAsia"/>
        </w:rPr>
        <w:t>、图形-标签-2-back任务</w:t>
      </w:r>
      <w:r w:rsidR="00D30D98">
        <w:rPr>
          <w:rFonts w:hint="eastAsia"/>
        </w:rPr>
        <w:t>（任务有关-高认知负荷）</w:t>
      </w:r>
      <w:r>
        <w:rPr>
          <w:rFonts w:hint="eastAsia"/>
        </w:rPr>
        <w:t>、图形-颜色-1-back任务</w:t>
      </w:r>
      <w:r w:rsidR="00D30D98">
        <w:rPr>
          <w:rFonts w:hint="eastAsia"/>
        </w:rPr>
        <w:t>（任务无关-低认知负荷）</w:t>
      </w:r>
      <w:r>
        <w:rPr>
          <w:rFonts w:hint="eastAsia"/>
        </w:rPr>
        <w:t>、图形-颜色-2-back任务</w:t>
      </w:r>
      <w:r w:rsidR="00D30D98">
        <w:rPr>
          <w:rFonts w:hint="eastAsia"/>
        </w:rPr>
        <w:t>（任务无关-高认知负荷）</w:t>
      </w:r>
      <w:r>
        <w:rPr>
          <w:rFonts w:hint="eastAsia"/>
        </w:rPr>
        <w:t>。被试需要先完成图形-标签</w:t>
      </w:r>
      <w:r w:rsidR="007473EB">
        <w:rPr>
          <w:rFonts w:hint="eastAsia"/>
        </w:rPr>
        <w:t>的n-back任务再完成图形-颜色的n-back任务，图形-标签任务内1-back与2-back的任务顺序以及图形-颜色任务内1-back与2-back的任务顺序在被试间随机。</w:t>
      </w:r>
    </w:p>
    <w:p w14:paraId="12160247" w14:textId="4B534442" w:rsidR="00085E65" w:rsidRDefault="00EF05AF" w:rsidP="001120B6">
      <w:pPr>
        <w:pStyle w:val="a6"/>
        <w:ind w:left="0" w:firstLineChars="200" w:firstLine="420"/>
        <w:rPr>
          <w:rFonts w:hint="eastAsia"/>
        </w:rPr>
      </w:pPr>
      <w:r>
        <w:rPr>
          <w:rFonts w:hint="eastAsia"/>
        </w:rPr>
        <w:t>图形-标签匹配任务，被试需要先学习几何图形</w:t>
      </w:r>
      <w:r w:rsidRPr="007C7587">
        <w:t>（圆形、三角形）与标签（自我、生人）的</w:t>
      </w:r>
      <w:r>
        <w:rPr>
          <w:rFonts w:hint="eastAsia"/>
        </w:rPr>
        <w:t>对应关系，</w:t>
      </w:r>
      <w:r w:rsidR="00D30D98">
        <w:rPr>
          <w:rFonts w:hint="eastAsia"/>
        </w:rPr>
        <w:t>在测试阶段被试会先后看到注视点、几何图形序列以及文字标签。</w:t>
      </w:r>
      <w:r>
        <w:rPr>
          <w:rFonts w:hint="eastAsia"/>
        </w:rPr>
        <w:t>在1-back任务中，被试需要</w:t>
      </w:r>
      <w:r w:rsidR="00D30D98">
        <w:rPr>
          <w:rFonts w:hint="eastAsia"/>
        </w:rPr>
        <w:t>在身份</w:t>
      </w:r>
      <w:r>
        <w:rPr>
          <w:rFonts w:hint="eastAsia"/>
        </w:rPr>
        <w:t>标签出现</w:t>
      </w:r>
      <w:proofErr w:type="gramStart"/>
      <w:r>
        <w:rPr>
          <w:rFonts w:hint="eastAsia"/>
        </w:rPr>
        <w:t>时判断</w:t>
      </w:r>
      <w:proofErr w:type="gramEnd"/>
      <w:r>
        <w:rPr>
          <w:rFonts w:hint="eastAsia"/>
        </w:rPr>
        <w:t>该标签前一个几何图形是否与该标签匹配；在2-back任务中，被试需要</w:t>
      </w:r>
      <w:r w:rsidR="00D30D98">
        <w:rPr>
          <w:rFonts w:hint="eastAsia"/>
        </w:rPr>
        <w:t>在身份</w:t>
      </w:r>
      <w:r>
        <w:rPr>
          <w:rFonts w:hint="eastAsia"/>
        </w:rPr>
        <w:t>标签出现</w:t>
      </w:r>
      <w:proofErr w:type="gramStart"/>
      <w:r>
        <w:rPr>
          <w:rFonts w:hint="eastAsia"/>
        </w:rPr>
        <w:t>时判断</w:t>
      </w:r>
      <w:proofErr w:type="gramEnd"/>
      <w:r>
        <w:rPr>
          <w:rFonts w:hint="eastAsia"/>
        </w:rPr>
        <w:t>该标签前两个几何图形是否与该标签匹配。图形-颜色匹配任务，被试需要先学习几何图形</w:t>
      </w:r>
      <w:r w:rsidRPr="007C7587">
        <w:t>（圆形、三角形）与</w:t>
      </w:r>
      <w:r>
        <w:rPr>
          <w:rFonts w:hint="eastAsia"/>
        </w:rPr>
        <w:t>颜色</w:t>
      </w:r>
      <w:r w:rsidRPr="007C7587">
        <w:t>（</w:t>
      </w:r>
      <w:r>
        <w:rPr>
          <w:rFonts w:hint="eastAsia"/>
        </w:rPr>
        <w:t>红色</w:t>
      </w:r>
      <w:r w:rsidRPr="007C7587">
        <w:t>、</w:t>
      </w:r>
      <w:r>
        <w:rPr>
          <w:rFonts w:hint="eastAsia"/>
        </w:rPr>
        <w:t>绿色</w:t>
      </w:r>
      <w:r w:rsidRPr="007C7587">
        <w:t>）的</w:t>
      </w:r>
      <w:r>
        <w:rPr>
          <w:rFonts w:hint="eastAsia"/>
        </w:rPr>
        <w:t>对应关系，在1-back任务中，被试需要在颜色</w:t>
      </w:r>
      <w:r w:rsidR="00D30D98">
        <w:rPr>
          <w:rFonts w:hint="eastAsia"/>
        </w:rPr>
        <w:t>标签</w:t>
      </w:r>
      <w:r>
        <w:rPr>
          <w:rFonts w:hint="eastAsia"/>
        </w:rPr>
        <w:t>出现</w:t>
      </w:r>
      <w:proofErr w:type="gramStart"/>
      <w:r>
        <w:rPr>
          <w:rFonts w:hint="eastAsia"/>
        </w:rPr>
        <w:t>时判断</w:t>
      </w:r>
      <w:proofErr w:type="gramEnd"/>
      <w:r>
        <w:rPr>
          <w:rFonts w:hint="eastAsia"/>
        </w:rPr>
        <w:t>该颜色前一个几何图形是否与该改色匹配；在2-back任务中，被试需要在颜色</w:t>
      </w:r>
      <w:r w:rsidR="00D30D98">
        <w:rPr>
          <w:rFonts w:hint="eastAsia"/>
        </w:rPr>
        <w:t>标签</w:t>
      </w:r>
      <w:r>
        <w:rPr>
          <w:rFonts w:hint="eastAsia"/>
        </w:rPr>
        <w:t>出现</w:t>
      </w:r>
      <w:proofErr w:type="gramStart"/>
      <w:r>
        <w:rPr>
          <w:rFonts w:hint="eastAsia"/>
        </w:rPr>
        <w:t>时判断</w:t>
      </w:r>
      <w:proofErr w:type="gramEnd"/>
      <w:r>
        <w:rPr>
          <w:rFonts w:hint="eastAsia"/>
        </w:rPr>
        <w:t>该颜色前两个几何图形是否与该颜色匹配。</w:t>
      </w:r>
      <w:r w:rsidR="001120B6">
        <w:rPr>
          <w:rFonts w:hint="eastAsia"/>
        </w:rPr>
        <w:t>4个任务均</w:t>
      </w:r>
      <w:r w:rsidR="007C7587" w:rsidRPr="007C7587">
        <w:t>设置练习，</w:t>
      </w:r>
      <w:r w:rsidR="00085E65">
        <w:rPr>
          <w:rFonts w:hint="eastAsia"/>
        </w:rPr>
        <w:t>练习与正式实验相同</w:t>
      </w:r>
      <w:r w:rsidR="00EF66F3">
        <w:rPr>
          <w:rFonts w:hint="eastAsia"/>
        </w:rPr>
        <w:t>。</w:t>
      </w:r>
      <w:r w:rsidR="007C7587" w:rsidRPr="007C7587">
        <w:t>只有当练习正确</w:t>
      </w:r>
      <w:r w:rsidR="007C7587" w:rsidRPr="007C7587">
        <w:lastRenderedPageBreak/>
        <w:t>率达到70%</w:t>
      </w:r>
      <w:r w:rsidR="00085E65">
        <w:rPr>
          <w:rFonts w:hint="eastAsia"/>
        </w:rPr>
        <w:t>及</w:t>
      </w:r>
      <w:r w:rsidR="007C7587" w:rsidRPr="007C7587">
        <w:t>以上时才能进入正式实验</w:t>
      </w:r>
      <w:r w:rsidR="00085E65">
        <w:rPr>
          <w:rFonts w:hint="eastAsia"/>
        </w:rPr>
        <w:t>，</w:t>
      </w:r>
      <w:r w:rsidR="007C7587" w:rsidRPr="007C7587">
        <w:t>当正确率低于70%时，被试会重新练习直至正确率达标。</w:t>
      </w:r>
    </w:p>
    <w:p w14:paraId="2EB71578" w14:textId="3B2BD213" w:rsidR="00265BF5" w:rsidRDefault="007C7587" w:rsidP="00265BF5">
      <w:pPr>
        <w:pStyle w:val="a6"/>
        <w:ind w:left="0" w:firstLineChars="200" w:firstLine="420"/>
        <w:rPr>
          <w:rFonts w:hint="eastAsia"/>
        </w:rPr>
      </w:pPr>
      <w:r w:rsidRPr="007C7587">
        <w:t>实验3</w:t>
      </w:r>
      <w:proofErr w:type="gramStart"/>
      <w:r w:rsidRPr="007C7587">
        <w:t>单个试次流程图</w:t>
      </w:r>
      <w:proofErr w:type="gramEnd"/>
      <w:r w:rsidRPr="007C7587">
        <w:t>见</w:t>
      </w:r>
      <w:r w:rsidR="009C48CC">
        <w:rPr>
          <w:rFonts w:hint="eastAsia"/>
        </w:rPr>
        <w:fldChar w:fldCharType="begin"/>
      </w:r>
      <w:r w:rsidR="009C48CC">
        <w:rPr>
          <w:rFonts w:hint="eastAsia"/>
        </w:rPr>
        <w:instrText xml:space="preserve"> </w:instrText>
      </w:r>
      <w:r w:rsidR="009C48CC">
        <w:instrText>REF _Ref217288292 \h</w:instrText>
      </w:r>
      <w:r w:rsidR="009C48CC">
        <w:rPr>
          <w:rFonts w:hint="eastAsia"/>
        </w:rPr>
        <w:instrText xml:space="preserve"> </w:instrText>
      </w:r>
      <w:r w:rsidR="009C48CC">
        <w:rPr>
          <w:rFonts w:hint="eastAsia"/>
        </w:rPr>
      </w:r>
      <w:r w:rsidR="009C48CC">
        <w:rPr>
          <w:rFonts w:hint="eastAsia"/>
        </w:rPr>
        <w:fldChar w:fldCharType="separate"/>
      </w:r>
      <w:r w:rsidR="009C48CC" w:rsidRPr="00BF5399">
        <w:rPr>
          <w:rStyle w:val="a5"/>
          <w:rFonts w:hint="eastAsia"/>
          <w:b w:val="0"/>
          <w:bCs w:val="0"/>
        </w:rPr>
        <w:t>图 3</w:t>
      </w:r>
      <w:r w:rsidR="009C48CC">
        <w:rPr>
          <w:rFonts w:hint="eastAsia"/>
        </w:rPr>
        <w:fldChar w:fldCharType="end"/>
      </w:r>
      <w:r w:rsidRPr="007C7587">
        <w:t>。</w:t>
      </w:r>
      <w:r w:rsidR="00265BF5" w:rsidRPr="00477514">
        <w:t>在灰色背景</w:t>
      </w:r>
      <w:r w:rsidR="00265BF5">
        <w:rPr>
          <w:rFonts w:hint="eastAsia"/>
        </w:rPr>
        <w:t>中央</w:t>
      </w:r>
      <w:r w:rsidR="00265BF5" w:rsidRPr="00477514">
        <w:t>首先呈现注视点 “+”</w:t>
      </w:r>
      <w:r w:rsidR="00265BF5">
        <w:rPr>
          <w:rFonts w:hint="eastAsia"/>
        </w:rPr>
        <w:t>，注视点呈现时长在200-1100ms间随机变化</w:t>
      </w:r>
      <w:r w:rsidR="00265BF5" w:rsidRPr="00477514">
        <w:t>，注视点消失</w:t>
      </w:r>
      <w:r w:rsidR="00265BF5">
        <w:rPr>
          <w:rFonts w:hint="eastAsia"/>
        </w:rPr>
        <w:t>后，屏幕中央随机呈现3-5张几何图形序列，每张图形呈现500ms，图形</w:t>
      </w:r>
      <w:proofErr w:type="gramStart"/>
      <w:r w:rsidR="00265BF5">
        <w:rPr>
          <w:rFonts w:hint="eastAsia"/>
        </w:rPr>
        <w:t>间</w:t>
      </w:r>
      <w:proofErr w:type="gramEnd"/>
      <w:r w:rsidR="00265BF5">
        <w:rPr>
          <w:rFonts w:hint="eastAsia"/>
        </w:rPr>
        <w:t>间隔500ms，图形序列后屏幕中央呈现文字标签（身份标签/颜色标签）500ms，被试需要在看到文字标签后的2000ms内根据指导语判断该文字标签与前1/2个图形是否匹配（F/J）。被试</w:t>
      </w:r>
      <w:r w:rsidR="00265BF5" w:rsidRPr="00477514">
        <w:t>按键后，呈现</w:t>
      </w:r>
      <w:r w:rsidR="00265BF5">
        <w:rPr>
          <w:rFonts w:hint="eastAsia"/>
        </w:rPr>
        <w:t>5</w:t>
      </w:r>
      <w:r w:rsidR="00265BF5" w:rsidRPr="00477514">
        <w:t>00ms的反馈：“正确”、“错误”或“太慢”、 “太快”（反应时大于</w:t>
      </w:r>
      <w:r w:rsidR="00265BF5">
        <w:rPr>
          <w:rFonts w:hint="eastAsia"/>
        </w:rPr>
        <w:t>20</w:t>
      </w:r>
      <w:r w:rsidR="00265BF5" w:rsidRPr="00477514">
        <w:t xml:space="preserve">00 </w:t>
      </w:r>
      <w:proofErr w:type="spellStart"/>
      <w:r w:rsidR="00265BF5" w:rsidRPr="00477514">
        <w:t>ms</w:t>
      </w:r>
      <w:proofErr w:type="spellEnd"/>
      <w:r w:rsidR="00265BF5" w:rsidRPr="00477514">
        <w:t>视为</w:t>
      </w:r>
      <w:r w:rsidR="00265BF5">
        <w:rPr>
          <w:rFonts w:hint="eastAsia"/>
        </w:rPr>
        <w:t>太慢，</w:t>
      </w:r>
      <w:r w:rsidR="00265BF5" w:rsidRPr="00477514">
        <w:t xml:space="preserve">反应时小于200 </w:t>
      </w:r>
      <w:proofErr w:type="spellStart"/>
      <w:r w:rsidR="00265BF5" w:rsidRPr="00477514">
        <w:t>ms</w:t>
      </w:r>
      <w:proofErr w:type="spellEnd"/>
      <w:r w:rsidR="00265BF5" w:rsidRPr="00477514">
        <w:t>视为</w:t>
      </w:r>
      <w:r w:rsidR="00265BF5">
        <w:rPr>
          <w:rFonts w:hint="eastAsia"/>
        </w:rPr>
        <w:t>太</w:t>
      </w:r>
      <w:r w:rsidR="00265BF5" w:rsidRPr="00477514">
        <w:t>快）。</w:t>
      </w:r>
      <w:r w:rsidR="00265BF5">
        <w:rPr>
          <w:rFonts w:hint="eastAsia"/>
        </w:rPr>
        <w:t>几何图形与标签/颜色的配对关系、反应按键均在被试间平衡。</w:t>
      </w:r>
      <w:r w:rsidR="00265BF5" w:rsidRPr="00480D35">
        <w:t>刺激呈现顺序</w:t>
      </w:r>
      <w:proofErr w:type="gramStart"/>
      <w:r w:rsidR="00265BF5" w:rsidRPr="00480D35">
        <w:t>在试次间</w:t>
      </w:r>
      <w:proofErr w:type="gramEnd"/>
      <w:r w:rsidR="00265BF5" w:rsidRPr="00480D35">
        <w:t>随机。实验</w:t>
      </w:r>
      <w:r w:rsidR="00306F13">
        <w:rPr>
          <w:rFonts w:hint="eastAsia"/>
        </w:rPr>
        <w:t>3</w:t>
      </w:r>
      <w:r w:rsidR="00265BF5" w:rsidRPr="00480D35">
        <w:t>共1</w:t>
      </w:r>
      <w:r w:rsidR="00306F13">
        <w:rPr>
          <w:rFonts w:hint="eastAsia"/>
        </w:rPr>
        <w:t>6</w:t>
      </w:r>
      <w:r w:rsidR="00265BF5" w:rsidRPr="00480D35">
        <w:t>个实验条件，每个条件</w:t>
      </w:r>
      <w:r w:rsidR="00306F13">
        <w:rPr>
          <w:rFonts w:hint="eastAsia"/>
        </w:rPr>
        <w:t>48</w:t>
      </w:r>
      <w:r w:rsidR="00265BF5" w:rsidRPr="00480D35">
        <w:t>个试次，共计</w:t>
      </w:r>
      <w:r w:rsidR="00306F13">
        <w:rPr>
          <w:rFonts w:hint="eastAsia"/>
        </w:rPr>
        <w:t>768</w:t>
      </w:r>
      <w:r w:rsidR="00265BF5" w:rsidRPr="00480D35">
        <w:t>个试次。</w:t>
      </w:r>
    </w:p>
    <w:p w14:paraId="1CDE9E83" w14:textId="0CB160E0" w:rsidR="00306F13" w:rsidRDefault="00B469B1" w:rsidP="00306F13">
      <w:pPr>
        <w:pStyle w:val="a6"/>
        <w:ind w:left="0"/>
        <w:rPr>
          <w:rFonts w:hint="eastAsia"/>
        </w:rPr>
      </w:pPr>
      <w:r>
        <w:rPr>
          <w:rFonts w:hint="eastAsia"/>
          <w:noProof/>
        </w:rPr>
        <w:drawing>
          <wp:inline distT="0" distB="0" distL="0" distR="0" wp14:anchorId="1D2ED0D6" wp14:editId="08B4AD96">
            <wp:extent cx="5400000" cy="2767660"/>
            <wp:effectExtent l="0" t="0" r="0" b="0"/>
            <wp:docPr id="7680751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00" cy="2767660"/>
                    </a:xfrm>
                    <a:prstGeom prst="rect">
                      <a:avLst/>
                    </a:prstGeom>
                    <a:noFill/>
                  </pic:spPr>
                </pic:pic>
              </a:graphicData>
            </a:graphic>
          </wp:inline>
        </w:drawing>
      </w:r>
    </w:p>
    <w:p w14:paraId="5EEA49A6" w14:textId="2886042C" w:rsidR="00BF5399" w:rsidRDefault="00BF5399" w:rsidP="003A3F39">
      <w:pPr>
        <w:pStyle w:val="a6"/>
        <w:ind w:left="0"/>
        <w:jc w:val="center"/>
        <w:rPr>
          <w:rFonts w:hint="eastAsia"/>
        </w:rPr>
      </w:pPr>
      <w:bookmarkStart w:id="3" w:name="_Ref217288292"/>
      <w:r w:rsidRPr="00BF5399">
        <w:rPr>
          <w:rStyle w:val="a5"/>
          <w:rFonts w:hint="eastAsia"/>
          <w:b w:val="0"/>
          <w:bCs w:val="0"/>
        </w:rPr>
        <w:t xml:space="preserve">图 </w:t>
      </w:r>
      <w:r w:rsidRPr="00BF5399">
        <w:rPr>
          <w:rStyle w:val="a5"/>
          <w:rFonts w:hint="eastAsia"/>
          <w:b w:val="0"/>
          <w:bCs w:val="0"/>
        </w:rPr>
        <w:fldChar w:fldCharType="begin"/>
      </w:r>
      <w:r w:rsidRPr="00BF5399">
        <w:rPr>
          <w:rStyle w:val="a5"/>
          <w:rFonts w:hint="eastAsia"/>
          <w:b w:val="0"/>
          <w:bCs w:val="0"/>
        </w:rPr>
        <w:instrText xml:space="preserve"> SEQ 图 \* ARABIC </w:instrText>
      </w:r>
      <w:r w:rsidRPr="00BF5399">
        <w:rPr>
          <w:rStyle w:val="a5"/>
          <w:rFonts w:hint="eastAsia"/>
          <w:b w:val="0"/>
          <w:bCs w:val="0"/>
        </w:rPr>
        <w:fldChar w:fldCharType="separate"/>
      </w:r>
      <w:r w:rsidRPr="00BF5399">
        <w:rPr>
          <w:rStyle w:val="a5"/>
          <w:rFonts w:hint="eastAsia"/>
          <w:b w:val="0"/>
          <w:bCs w:val="0"/>
        </w:rPr>
        <w:t>3</w:t>
      </w:r>
      <w:r w:rsidRPr="00BF5399">
        <w:rPr>
          <w:rStyle w:val="a5"/>
          <w:rFonts w:hint="eastAsia"/>
          <w:b w:val="0"/>
          <w:bCs w:val="0"/>
        </w:rPr>
        <w:fldChar w:fldCharType="end"/>
      </w:r>
      <w:bookmarkEnd w:id="3"/>
      <w:r>
        <w:rPr>
          <w:rStyle w:val="a5"/>
          <w:rFonts w:hint="eastAsia"/>
          <w:b w:val="0"/>
          <w:bCs w:val="0"/>
        </w:rPr>
        <w:t>实验3</w:t>
      </w:r>
      <w:proofErr w:type="gramStart"/>
      <w:r>
        <w:rPr>
          <w:rStyle w:val="a5"/>
          <w:rFonts w:hint="eastAsia"/>
          <w:b w:val="0"/>
          <w:bCs w:val="0"/>
        </w:rPr>
        <w:t>单试次</w:t>
      </w:r>
      <w:proofErr w:type="gramEnd"/>
      <w:r w:rsidRPr="00BF5399">
        <w:rPr>
          <w:rStyle w:val="a5"/>
          <w:b w:val="0"/>
          <w:bCs w:val="0"/>
        </w:rPr>
        <w:t>流程图</w:t>
      </w:r>
    </w:p>
    <w:p w14:paraId="625A769A" w14:textId="2F4D4008" w:rsidR="00C437C5" w:rsidRDefault="00F655D6" w:rsidP="00165A9F">
      <w:pPr>
        <w:pStyle w:val="a6"/>
        <w:ind w:left="0"/>
        <w:rPr>
          <w:rStyle w:val="a5"/>
          <w:rFonts w:hint="eastAsia"/>
          <w:i w:val="0"/>
          <w:iCs/>
          <w:color w:val="auto"/>
        </w:rPr>
      </w:pPr>
      <w:r w:rsidRPr="00165A9F">
        <w:rPr>
          <w:rStyle w:val="a5"/>
          <w:i w:val="0"/>
          <w:iCs/>
          <w:color w:val="auto"/>
        </w:rPr>
        <w:t>C</w:t>
      </w:r>
      <w:r>
        <w:rPr>
          <w:rStyle w:val="a5"/>
          <w:i w:val="0"/>
          <w:iCs/>
          <w:color w:val="auto"/>
        </w:rPr>
        <w:t>6</w:t>
      </w:r>
      <w:r w:rsidR="00C437C5" w:rsidRPr="00165A9F">
        <w:rPr>
          <w:rStyle w:val="a5"/>
          <w:rFonts w:hint="eastAsia"/>
          <w:i w:val="0"/>
          <w:iCs/>
          <w:color w:val="auto"/>
        </w:rPr>
        <w:t>其他问题</w:t>
      </w:r>
    </w:p>
    <w:p w14:paraId="574242E4" w14:textId="3F003A65" w:rsidR="00670F63" w:rsidRPr="00670F63" w:rsidRDefault="00670F63" w:rsidP="00670F63">
      <w:pPr>
        <w:pStyle w:val="a6"/>
        <w:ind w:left="0" w:firstLineChars="200" w:firstLine="420"/>
        <w:rPr>
          <w:rStyle w:val="a5"/>
          <w:rFonts w:hint="eastAsia"/>
          <w:b w:val="0"/>
          <w:bCs w:val="0"/>
        </w:rPr>
      </w:pPr>
      <w:r w:rsidRPr="00670F63">
        <w:rPr>
          <w:rStyle w:val="a5"/>
          <w:rFonts w:hint="eastAsia"/>
          <w:b w:val="0"/>
          <w:bCs w:val="0"/>
        </w:rPr>
        <w:t>无</w:t>
      </w:r>
    </w:p>
    <w:p w14:paraId="17B5B63C" w14:textId="3A438DD9" w:rsidR="00C437C5" w:rsidRPr="00165A9F" w:rsidRDefault="004624E3" w:rsidP="004624E3">
      <w:pPr>
        <w:pStyle w:val="2"/>
        <w:rPr>
          <w:rStyle w:val="a5"/>
          <w:rFonts w:hint="eastAsia"/>
          <w:b/>
          <w:bCs/>
        </w:rPr>
      </w:pPr>
      <w:r w:rsidRPr="00165A9F">
        <w:rPr>
          <w:rStyle w:val="a5"/>
          <w:rFonts w:hint="eastAsia"/>
          <w:b/>
          <w:bCs/>
        </w:rPr>
        <w:t>分析计划</w:t>
      </w:r>
    </w:p>
    <w:p w14:paraId="4CA5950C" w14:textId="00E7633A" w:rsidR="004624E3" w:rsidRPr="00165A9F" w:rsidRDefault="00344D53" w:rsidP="00165A9F">
      <w:pPr>
        <w:pStyle w:val="a6"/>
        <w:ind w:left="0"/>
        <w:rPr>
          <w:rStyle w:val="a5"/>
          <w:rFonts w:hint="eastAsia"/>
          <w:iCs/>
        </w:rPr>
      </w:pPr>
      <w:r w:rsidRPr="00165A9F">
        <w:rPr>
          <w:rStyle w:val="a5"/>
          <w:i w:val="0"/>
          <w:iCs/>
          <w:color w:val="auto"/>
        </w:rPr>
        <w:t>A1</w:t>
      </w:r>
      <w:r w:rsidR="00BC6E15">
        <w:rPr>
          <w:rStyle w:val="a5"/>
          <w:rFonts w:hint="eastAsia"/>
          <w:i w:val="0"/>
          <w:iCs/>
          <w:color w:val="auto"/>
        </w:rPr>
        <w:t>数据</w:t>
      </w:r>
      <w:r w:rsidR="007810BC" w:rsidRPr="00165A9F">
        <w:rPr>
          <w:rStyle w:val="a5"/>
          <w:rFonts w:hint="eastAsia"/>
          <w:i w:val="0"/>
          <w:iCs/>
          <w:color w:val="auto"/>
        </w:rPr>
        <w:t>剔</w:t>
      </w:r>
      <w:r w:rsidR="007810BC" w:rsidRPr="00165A9F">
        <w:rPr>
          <w:rStyle w:val="a5"/>
          <w:i w:val="0"/>
          <w:iCs/>
          <w:color w:val="auto"/>
        </w:rPr>
        <w:t>出标准</w:t>
      </w:r>
    </w:p>
    <w:p w14:paraId="09384E8B" w14:textId="77777777" w:rsidR="00BC0F1B" w:rsidRDefault="00BC0F1B" w:rsidP="00BC0F1B">
      <w:pPr>
        <w:pStyle w:val="a6"/>
        <w:ind w:left="0" w:firstLineChars="200" w:firstLine="420"/>
        <w:rPr>
          <w:rStyle w:val="a5"/>
          <w:rFonts w:hint="eastAsia"/>
          <w:b w:val="0"/>
          <w:bCs w:val="0"/>
        </w:rPr>
      </w:pPr>
      <w:r>
        <w:rPr>
          <w:rStyle w:val="a5"/>
          <w:rFonts w:hint="eastAsia"/>
          <w:b w:val="0"/>
          <w:bCs w:val="0"/>
        </w:rPr>
        <w:t>以被试为单位剔除：剔除整体正确率低于70%的被试。</w:t>
      </w:r>
    </w:p>
    <w:p w14:paraId="24C457B4" w14:textId="7D727924" w:rsidR="007810BC" w:rsidRPr="00BB3683" w:rsidRDefault="00BC0F1B" w:rsidP="00BB3683">
      <w:pPr>
        <w:pStyle w:val="a6"/>
        <w:ind w:left="0" w:firstLineChars="200" w:firstLine="420"/>
        <w:rPr>
          <w:rStyle w:val="a5"/>
          <w:rFonts w:hint="eastAsia"/>
          <w:b w:val="0"/>
          <w:bCs w:val="0"/>
          <w:i w:val="0"/>
        </w:rPr>
      </w:pPr>
      <w:proofErr w:type="gramStart"/>
      <w:r>
        <w:rPr>
          <w:rStyle w:val="a5"/>
          <w:rFonts w:hint="eastAsia"/>
          <w:b w:val="0"/>
          <w:bCs w:val="0"/>
        </w:rPr>
        <w:t>以试次为</w:t>
      </w:r>
      <w:proofErr w:type="gramEnd"/>
      <w:r>
        <w:rPr>
          <w:rStyle w:val="a5"/>
          <w:rFonts w:hint="eastAsia"/>
          <w:b w:val="0"/>
          <w:bCs w:val="0"/>
        </w:rPr>
        <w:t>单位剔除：在剔除正确率低于70%的被试数据基础上，剔除</w:t>
      </w:r>
      <w:r w:rsidR="001A0EE7">
        <w:rPr>
          <w:rStyle w:val="a5"/>
          <w:rFonts w:hint="eastAsia"/>
          <w:b w:val="0"/>
          <w:bCs w:val="0"/>
        </w:rPr>
        <w:t>未反应试次以及</w:t>
      </w:r>
      <w:r>
        <w:rPr>
          <w:rStyle w:val="a5"/>
          <w:rFonts w:hint="eastAsia"/>
          <w:b w:val="0"/>
          <w:bCs w:val="0"/>
        </w:rPr>
        <w:t>反应时低于200ms的试次。在以反应时为分析指标时，剔除所有错误试次。</w:t>
      </w:r>
    </w:p>
    <w:p w14:paraId="25CD0925" w14:textId="0386126D" w:rsidR="007810BC" w:rsidRPr="00165A9F" w:rsidRDefault="00344D53" w:rsidP="00165A9F">
      <w:pPr>
        <w:pStyle w:val="a6"/>
        <w:ind w:left="0"/>
        <w:rPr>
          <w:rStyle w:val="a5"/>
          <w:rFonts w:hint="eastAsia"/>
          <w:i w:val="0"/>
          <w:iCs/>
          <w:color w:val="auto"/>
        </w:rPr>
      </w:pPr>
      <w:r w:rsidRPr="00165A9F">
        <w:rPr>
          <w:rStyle w:val="a5"/>
          <w:i w:val="0"/>
          <w:iCs/>
          <w:color w:val="auto"/>
        </w:rPr>
        <w:t>A2</w:t>
      </w:r>
      <w:r w:rsidR="008226AF">
        <w:rPr>
          <w:rStyle w:val="a5"/>
          <w:rFonts w:hint="eastAsia"/>
          <w:i w:val="0"/>
          <w:iCs/>
          <w:color w:val="auto"/>
        </w:rPr>
        <w:t>数据</w:t>
      </w:r>
      <w:r w:rsidR="007810BC" w:rsidRPr="00165A9F">
        <w:rPr>
          <w:rStyle w:val="a5"/>
          <w:rFonts w:hint="eastAsia"/>
          <w:i w:val="0"/>
          <w:iCs/>
          <w:color w:val="auto"/>
        </w:rPr>
        <w:t>预</w:t>
      </w:r>
      <w:r w:rsidR="007810BC" w:rsidRPr="00F8775D">
        <w:rPr>
          <w:rStyle w:val="a5"/>
          <w:rFonts w:hint="eastAsia"/>
          <w:i w:val="0"/>
          <w:iCs/>
          <w:color w:val="auto"/>
        </w:rPr>
        <w:t>处理</w:t>
      </w:r>
    </w:p>
    <w:p w14:paraId="78AC00C0" w14:textId="3CF2F38F" w:rsidR="00C412AD" w:rsidRPr="007810BC" w:rsidRDefault="00F8775D" w:rsidP="00811671">
      <w:pPr>
        <w:pStyle w:val="a6"/>
        <w:ind w:left="0" w:firstLineChars="200" w:firstLine="420"/>
        <w:rPr>
          <w:rStyle w:val="a5"/>
          <w:rFonts w:hint="eastAsia"/>
          <w:b w:val="0"/>
          <w:bCs w:val="0"/>
        </w:rPr>
      </w:pPr>
      <w:r>
        <w:rPr>
          <w:rStyle w:val="a5"/>
          <w:rFonts w:hint="eastAsia"/>
          <w:b w:val="0"/>
          <w:bCs w:val="0"/>
        </w:rPr>
        <w:lastRenderedPageBreak/>
        <w:t>无</w:t>
      </w:r>
    </w:p>
    <w:p w14:paraId="0A6002AC" w14:textId="7F986B9F" w:rsidR="007810BC" w:rsidRPr="00165A9F" w:rsidRDefault="00344D53" w:rsidP="00165A9F">
      <w:pPr>
        <w:pStyle w:val="a6"/>
        <w:ind w:left="0"/>
        <w:rPr>
          <w:rStyle w:val="a5"/>
          <w:rFonts w:hint="eastAsia"/>
          <w:i w:val="0"/>
          <w:iCs/>
          <w:color w:val="auto"/>
        </w:rPr>
      </w:pPr>
      <w:r w:rsidRPr="00165A9F">
        <w:rPr>
          <w:rStyle w:val="a5"/>
          <w:i w:val="0"/>
          <w:iCs/>
          <w:color w:val="auto"/>
        </w:rPr>
        <w:t>A3</w:t>
      </w:r>
      <w:r w:rsidR="00D14E00">
        <w:rPr>
          <w:rStyle w:val="a5"/>
          <w:rFonts w:hint="eastAsia"/>
          <w:i w:val="0"/>
          <w:iCs/>
          <w:color w:val="auto"/>
        </w:rPr>
        <w:t>信</w:t>
      </w:r>
      <w:r w:rsidR="00811671" w:rsidRPr="00165A9F">
        <w:rPr>
          <w:rStyle w:val="a5"/>
          <w:rFonts w:hint="eastAsia"/>
          <w:i w:val="0"/>
          <w:iCs/>
          <w:color w:val="auto"/>
        </w:rPr>
        <w:t>度</w:t>
      </w:r>
      <w:r w:rsidR="007810BC" w:rsidRPr="00165A9F">
        <w:rPr>
          <w:rStyle w:val="a5"/>
          <w:rFonts w:hint="eastAsia"/>
          <w:i w:val="0"/>
          <w:iCs/>
          <w:color w:val="auto"/>
        </w:rPr>
        <w:t>分析</w:t>
      </w:r>
    </w:p>
    <w:p w14:paraId="12B6104C" w14:textId="7C9E28D3" w:rsidR="00D14E00" w:rsidRDefault="00F40133" w:rsidP="00811671">
      <w:pPr>
        <w:pStyle w:val="a6"/>
        <w:ind w:left="0" w:firstLineChars="200" w:firstLine="420"/>
        <w:rPr>
          <w:rStyle w:val="a5"/>
          <w:rFonts w:hint="eastAsia"/>
          <w:b w:val="0"/>
          <w:bCs w:val="0"/>
        </w:rPr>
      </w:pPr>
      <w:r>
        <w:rPr>
          <w:rStyle w:val="a5"/>
          <w:rFonts w:hint="eastAsia"/>
          <w:b w:val="0"/>
          <w:bCs w:val="0"/>
        </w:rPr>
        <w:t>无</w:t>
      </w:r>
    </w:p>
    <w:p w14:paraId="4F858A84" w14:textId="3F17F4CE" w:rsidR="007810BC" w:rsidRPr="00165A9F" w:rsidRDefault="00344D53" w:rsidP="00165A9F">
      <w:pPr>
        <w:pStyle w:val="a6"/>
        <w:ind w:left="0"/>
        <w:rPr>
          <w:rStyle w:val="a5"/>
          <w:rFonts w:hint="eastAsia"/>
          <w:i w:val="0"/>
          <w:iCs/>
          <w:color w:val="auto"/>
        </w:rPr>
      </w:pPr>
      <w:r w:rsidRPr="002E33FC">
        <w:rPr>
          <w:rStyle w:val="a5"/>
          <w:i w:val="0"/>
          <w:iCs/>
          <w:color w:val="auto"/>
        </w:rPr>
        <w:t>A4</w:t>
      </w:r>
      <w:r w:rsidR="00811671" w:rsidRPr="002E33FC">
        <w:rPr>
          <w:rStyle w:val="a5"/>
          <w:rFonts w:hint="eastAsia"/>
          <w:i w:val="0"/>
          <w:iCs/>
          <w:color w:val="auto"/>
        </w:rPr>
        <w:t>描述统计</w:t>
      </w:r>
    </w:p>
    <w:p w14:paraId="3232582C" w14:textId="5F543609" w:rsidR="007810BC" w:rsidRPr="00811671" w:rsidRDefault="009D2D93" w:rsidP="00811671">
      <w:pPr>
        <w:pStyle w:val="a6"/>
        <w:ind w:left="0" w:firstLineChars="200" w:firstLine="420"/>
        <w:rPr>
          <w:rStyle w:val="a5"/>
          <w:rFonts w:hint="eastAsia"/>
          <w:b w:val="0"/>
          <w:bCs w:val="0"/>
        </w:rPr>
      </w:pPr>
      <w:r>
        <w:rPr>
          <w:rStyle w:val="a5"/>
          <w:rFonts w:hint="eastAsia"/>
          <w:b w:val="0"/>
          <w:bCs w:val="0"/>
        </w:rPr>
        <w:t>无</w:t>
      </w:r>
    </w:p>
    <w:p w14:paraId="2A7977B2" w14:textId="656A03E0" w:rsidR="00811671" w:rsidRPr="00165A9F" w:rsidRDefault="00344D53" w:rsidP="00165A9F">
      <w:pPr>
        <w:pStyle w:val="a6"/>
        <w:ind w:left="0"/>
        <w:rPr>
          <w:rStyle w:val="a5"/>
          <w:rFonts w:hint="eastAsia"/>
          <w:i w:val="0"/>
          <w:iCs/>
          <w:color w:val="auto"/>
        </w:rPr>
      </w:pPr>
      <w:r w:rsidRPr="00165A9F">
        <w:rPr>
          <w:rStyle w:val="a5"/>
          <w:i w:val="0"/>
          <w:iCs/>
          <w:color w:val="auto"/>
        </w:rPr>
        <w:t>A5</w:t>
      </w:r>
      <w:r w:rsidR="00811671" w:rsidRPr="00165A9F">
        <w:rPr>
          <w:rStyle w:val="a5"/>
          <w:rFonts w:hint="eastAsia"/>
          <w:i w:val="0"/>
          <w:iCs/>
          <w:color w:val="auto"/>
        </w:rPr>
        <w:t>统计模型</w:t>
      </w:r>
    </w:p>
    <w:p w14:paraId="5BE9AC9C" w14:textId="3318C694" w:rsidR="00171B8C" w:rsidRDefault="00A5376D" w:rsidP="00A5376D">
      <w:pPr>
        <w:pStyle w:val="a6"/>
        <w:ind w:left="0" w:firstLineChars="200" w:firstLine="420"/>
        <w:rPr>
          <w:rStyle w:val="a5"/>
          <w:rFonts w:hint="eastAsia"/>
          <w:b w:val="0"/>
          <w:bCs w:val="0"/>
        </w:rPr>
      </w:pPr>
      <w:r w:rsidRPr="00A5376D">
        <w:rPr>
          <w:rStyle w:val="a5"/>
          <w:rFonts w:hint="eastAsia"/>
          <w:b w:val="0"/>
          <w:bCs w:val="0"/>
        </w:rPr>
        <w:t>使用贝叶斯层级模型对反应时与正确率数据进行建模</w:t>
      </w:r>
      <w:r>
        <w:rPr>
          <w:rStyle w:val="a5"/>
          <w:rFonts w:hint="eastAsia"/>
          <w:b w:val="0"/>
          <w:bCs w:val="0"/>
        </w:rPr>
        <w:t>。</w:t>
      </w:r>
    </w:p>
    <w:p w14:paraId="4CA99F62" w14:textId="068B9900" w:rsidR="00A5376D" w:rsidRDefault="00A5376D" w:rsidP="00A5376D">
      <w:pPr>
        <w:pStyle w:val="a6"/>
        <w:ind w:left="0" w:firstLineChars="200" w:firstLine="420"/>
        <w:rPr>
          <w:rStyle w:val="a5"/>
          <w:rFonts w:hint="eastAsia"/>
          <w:b w:val="0"/>
          <w:bCs w:val="0"/>
        </w:rPr>
      </w:pPr>
      <w:r w:rsidRPr="00A5376D">
        <w:rPr>
          <w:rStyle w:val="a5"/>
          <w:rFonts w:hint="eastAsia"/>
        </w:rPr>
        <w:t>正确率：</w:t>
      </w:r>
      <w:r>
        <w:rPr>
          <w:rStyle w:val="a5"/>
          <w:rFonts w:hint="eastAsia"/>
          <w:b w:val="0"/>
          <w:bCs w:val="0"/>
        </w:rPr>
        <w:t>因为</w:t>
      </w:r>
      <w:r w:rsidRPr="008B607C">
        <w:rPr>
          <w:rStyle w:val="a5"/>
          <w:rFonts w:hint="eastAsia"/>
          <w:b w:val="0"/>
          <w:bCs w:val="0"/>
        </w:rPr>
        <w:t>第j</w:t>
      </w:r>
      <w:proofErr w:type="gramStart"/>
      <w:r w:rsidRPr="008B607C">
        <w:rPr>
          <w:rStyle w:val="a5"/>
          <w:rFonts w:hint="eastAsia"/>
          <w:b w:val="0"/>
          <w:bCs w:val="0"/>
        </w:rPr>
        <w:t>个</w:t>
      </w:r>
      <w:proofErr w:type="gramEnd"/>
      <w:r w:rsidRPr="008B607C">
        <w:rPr>
          <w:rStyle w:val="a5"/>
          <w:rFonts w:hint="eastAsia"/>
          <w:b w:val="0"/>
          <w:bCs w:val="0"/>
        </w:rPr>
        <w:t>被试在第</w:t>
      </w:r>
      <w:proofErr w:type="spellStart"/>
      <w:r w:rsidRPr="008B607C">
        <w:rPr>
          <w:rStyle w:val="a5"/>
          <w:rFonts w:hint="eastAsia"/>
          <w:b w:val="0"/>
          <w:bCs w:val="0"/>
        </w:rPr>
        <w:t>i</w:t>
      </w:r>
      <w:proofErr w:type="spellEnd"/>
      <w:proofErr w:type="gramStart"/>
      <w:r w:rsidRPr="008B607C">
        <w:rPr>
          <w:rStyle w:val="a5"/>
          <w:rFonts w:hint="eastAsia"/>
          <w:b w:val="0"/>
          <w:bCs w:val="0"/>
        </w:rPr>
        <w:t>个试次</w:t>
      </w:r>
      <w:proofErr w:type="gramEnd"/>
      <w:r w:rsidRPr="008B607C">
        <w:rPr>
          <w:rStyle w:val="a5"/>
          <w:rFonts w:hint="eastAsia"/>
          <w:b w:val="0"/>
          <w:bCs w:val="0"/>
        </w:rPr>
        <w:t>下</w:t>
      </w:r>
      <w:r>
        <w:rPr>
          <w:rStyle w:val="a5"/>
          <w:rFonts w:hint="eastAsia"/>
          <w:b w:val="0"/>
          <w:bCs w:val="0"/>
        </w:rPr>
        <w:t>的反应仅有“正确“、“错误”两种可能，使用伯努利分布对正确率数据进行建模。对于实验2和实验3的正确率数据，使用信号检测论对正确率进行贝叶斯层级模型建模，以</w:t>
      </w:r>
      <w:proofErr w:type="gramStart"/>
      <w:r>
        <w:rPr>
          <w:rStyle w:val="a5"/>
          <w:rFonts w:hint="eastAsia"/>
          <w:b w:val="0"/>
          <w:bCs w:val="0"/>
        </w:rPr>
        <w:t>匹配试次作为</w:t>
      </w:r>
      <w:proofErr w:type="gramEnd"/>
      <w:r>
        <w:rPr>
          <w:rStyle w:val="a5"/>
          <w:rFonts w:hint="eastAsia"/>
          <w:b w:val="0"/>
          <w:bCs w:val="0"/>
        </w:rPr>
        <w:t>信号，不</w:t>
      </w:r>
      <w:proofErr w:type="gramStart"/>
      <w:r>
        <w:rPr>
          <w:rStyle w:val="a5"/>
          <w:rFonts w:hint="eastAsia"/>
          <w:b w:val="0"/>
          <w:bCs w:val="0"/>
        </w:rPr>
        <w:t>匹配试次作为</w:t>
      </w:r>
      <w:proofErr w:type="gramEnd"/>
      <w:r>
        <w:rPr>
          <w:rStyle w:val="a5"/>
          <w:rFonts w:hint="eastAsia"/>
          <w:b w:val="0"/>
          <w:bCs w:val="0"/>
        </w:rPr>
        <w:t>噪音。</w:t>
      </w:r>
      <w:r w:rsidRPr="008B607C">
        <w:rPr>
          <w:rStyle w:val="a5"/>
          <w:rFonts w:hint="eastAsia"/>
          <w:b w:val="0"/>
          <w:bCs w:val="0"/>
        </w:rPr>
        <w:t>第j个被试在第</w:t>
      </w:r>
      <w:proofErr w:type="spellStart"/>
      <w:r w:rsidRPr="008B607C">
        <w:rPr>
          <w:rStyle w:val="a5"/>
          <w:rFonts w:hint="eastAsia"/>
          <w:b w:val="0"/>
          <w:bCs w:val="0"/>
        </w:rPr>
        <w:t>i</w:t>
      </w:r>
      <w:proofErr w:type="spellEnd"/>
      <w:proofErr w:type="gramStart"/>
      <w:r w:rsidRPr="008B607C">
        <w:rPr>
          <w:rStyle w:val="a5"/>
          <w:rFonts w:hint="eastAsia"/>
          <w:b w:val="0"/>
          <w:bCs w:val="0"/>
        </w:rPr>
        <w:t>个试次</w:t>
      </w:r>
      <w:proofErr w:type="gramEnd"/>
      <w:r w:rsidRPr="008B607C">
        <w:rPr>
          <w:rStyle w:val="a5"/>
          <w:rFonts w:hint="eastAsia"/>
          <w:b w:val="0"/>
          <w:bCs w:val="0"/>
        </w:rPr>
        <w:t>下</w:t>
      </w:r>
      <w:r>
        <w:rPr>
          <w:rStyle w:val="a5"/>
          <w:rFonts w:hint="eastAsia"/>
          <w:b w:val="0"/>
          <w:bCs w:val="0"/>
        </w:rPr>
        <w:t>的按键反应(</w:t>
      </w:r>
      <w:proofErr w:type="spellStart"/>
      <w:r>
        <w:rPr>
          <w:rStyle w:val="a5"/>
          <w:rFonts w:hint="eastAsia"/>
          <w:b w:val="0"/>
          <w:bCs w:val="0"/>
        </w:rPr>
        <w:t>y</w:t>
      </w:r>
      <w:r w:rsidRPr="00CB609C">
        <w:rPr>
          <w:rStyle w:val="a5"/>
          <w:rFonts w:hint="eastAsia"/>
          <w:b w:val="0"/>
          <w:bCs w:val="0"/>
          <w:vertAlign w:val="subscript"/>
        </w:rPr>
        <w:t>ij</w:t>
      </w:r>
      <w:proofErr w:type="spellEnd"/>
      <w:r>
        <w:rPr>
          <w:rStyle w:val="a5"/>
          <w:rFonts w:hint="eastAsia"/>
          <w:b w:val="0"/>
          <w:bCs w:val="0"/>
        </w:rPr>
        <w:t>)</w:t>
      </w:r>
      <w:r w:rsidRPr="008B607C">
        <w:rPr>
          <w:rStyle w:val="a5"/>
          <w:rFonts w:hint="eastAsia"/>
          <w:b w:val="0"/>
          <w:bCs w:val="0"/>
        </w:rPr>
        <w:t>服从</w:t>
      </w:r>
      <w:r w:rsidRPr="00DB61AF">
        <w:rPr>
          <w:rStyle w:val="a5"/>
          <w:rFonts w:hint="eastAsia"/>
          <w:b w:val="0"/>
          <w:bCs w:val="0"/>
        </w:rPr>
        <w:t>Bernoulli</w:t>
      </w:r>
      <w:r w:rsidRPr="008B607C">
        <w:rPr>
          <w:rStyle w:val="a5"/>
          <w:rFonts w:hint="eastAsia"/>
          <w:b w:val="0"/>
          <w:bCs w:val="0"/>
        </w:rPr>
        <w:t>分布</w:t>
      </w:r>
      <w:r>
        <w:rPr>
          <w:rStyle w:val="a5"/>
          <w:rFonts w:hint="eastAsia"/>
          <w:b w:val="0"/>
          <w:bCs w:val="0"/>
        </w:rPr>
        <w:t>，按下匹配键的概率为</w:t>
      </w:r>
      <w:proofErr w:type="spellStart"/>
      <w:r>
        <w:rPr>
          <w:rStyle w:val="a5"/>
          <w:rFonts w:hint="eastAsia"/>
          <w:b w:val="0"/>
          <w:bCs w:val="0"/>
        </w:rPr>
        <w:t>p</w:t>
      </w:r>
      <w:r w:rsidRPr="00C21DDA">
        <w:rPr>
          <w:rStyle w:val="a5"/>
          <w:rFonts w:hint="eastAsia"/>
          <w:b w:val="0"/>
          <w:bCs w:val="0"/>
          <w:vertAlign w:val="subscript"/>
        </w:rPr>
        <w:t>ij</w:t>
      </w:r>
      <w:proofErr w:type="spellEnd"/>
      <w:r>
        <w:rPr>
          <w:rStyle w:val="a5"/>
          <w:rFonts w:hint="eastAsia"/>
          <w:b w:val="0"/>
          <w:bCs w:val="0"/>
        </w:rPr>
        <w:t>：</w:t>
      </w:r>
    </w:p>
    <w:p w14:paraId="225456B5" w14:textId="77777777" w:rsidR="00A5376D" w:rsidRDefault="00A5376D" w:rsidP="00A5376D">
      <w:pPr>
        <w:pStyle w:val="a6"/>
        <w:ind w:left="0" w:firstLineChars="200" w:firstLine="420"/>
        <w:jc w:val="center"/>
        <w:rPr>
          <w:rStyle w:val="a5"/>
          <w:rFonts w:hint="eastAsia"/>
          <w:b w:val="0"/>
          <w:bCs w:val="0"/>
        </w:rPr>
      </w:pPr>
      <w:proofErr w:type="spellStart"/>
      <w:r>
        <w:rPr>
          <w:rStyle w:val="a5"/>
          <w:rFonts w:hint="eastAsia"/>
          <w:b w:val="0"/>
          <w:bCs w:val="0"/>
        </w:rPr>
        <w:t>y</w:t>
      </w:r>
      <w:r w:rsidRPr="00CB609C">
        <w:rPr>
          <w:rStyle w:val="a5"/>
          <w:rFonts w:hint="eastAsia"/>
          <w:b w:val="0"/>
          <w:bCs w:val="0"/>
          <w:vertAlign w:val="subscript"/>
        </w:rPr>
        <w:t>ij</w:t>
      </w:r>
      <w:proofErr w:type="spellEnd"/>
      <w:r>
        <w:rPr>
          <w:rStyle w:val="a5"/>
          <w:rFonts w:hint="eastAsia"/>
          <w:b w:val="0"/>
          <w:bCs w:val="0"/>
        </w:rPr>
        <w:t xml:space="preserve"> ~ </w:t>
      </w:r>
      <w:r w:rsidRPr="00DB61AF">
        <w:rPr>
          <w:rStyle w:val="a5"/>
          <w:rFonts w:hint="eastAsia"/>
          <w:b w:val="0"/>
          <w:bCs w:val="0"/>
        </w:rPr>
        <w:t>Bernoulli</w:t>
      </w:r>
      <w:r>
        <w:rPr>
          <w:rStyle w:val="a5"/>
          <w:rFonts w:hint="eastAsia"/>
          <w:b w:val="0"/>
          <w:bCs w:val="0"/>
        </w:rPr>
        <w:t>(</w:t>
      </w:r>
      <w:proofErr w:type="spellStart"/>
      <w:r>
        <w:rPr>
          <w:rStyle w:val="a5"/>
          <w:rFonts w:hint="eastAsia"/>
          <w:b w:val="0"/>
          <w:bCs w:val="0"/>
        </w:rPr>
        <w:t>p</w:t>
      </w:r>
      <w:r w:rsidRPr="00C21DDA">
        <w:rPr>
          <w:rStyle w:val="a5"/>
          <w:rFonts w:hint="eastAsia"/>
          <w:b w:val="0"/>
          <w:bCs w:val="0"/>
          <w:vertAlign w:val="subscript"/>
        </w:rPr>
        <w:t>ij</w:t>
      </w:r>
      <w:proofErr w:type="spellEnd"/>
      <w:r>
        <w:rPr>
          <w:rStyle w:val="a5"/>
          <w:rFonts w:hint="eastAsia"/>
          <w:b w:val="0"/>
          <w:bCs w:val="0"/>
        </w:rPr>
        <w:t>)</w:t>
      </w:r>
    </w:p>
    <w:p w14:paraId="188F2B02" w14:textId="77777777" w:rsidR="00A5376D" w:rsidRDefault="00A5376D" w:rsidP="00A5376D">
      <w:pPr>
        <w:pStyle w:val="a6"/>
        <w:ind w:left="0" w:firstLineChars="200" w:firstLine="420"/>
        <w:rPr>
          <w:rStyle w:val="a5"/>
          <w:rFonts w:hint="eastAsia"/>
          <w:b w:val="0"/>
          <w:bCs w:val="0"/>
        </w:rPr>
      </w:pPr>
      <w:r>
        <w:rPr>
          <w:rStyle w:val="a5"/>
          <w:rFonts w:hint="eastAsia"/>
          <w:b w:val="0"/>
          <w:bCs w:val="0"/>
        </w:rPr>
        <w:t>使用probit函数将按下匹配键的概率为</w:t>
      </w:r>
      <w:proofErr w:type="spellStart"/>
      <w:r>
        <w:rPr>
          <w:rStyle w:val="a5"/>
          <w:rFonts w:hint="eastAsia"/>
          <w:b w:val="0"/>
          <w:bCs w:val="0"/>
        </w:rPr>
        <w:t>p</w:t>
      </w:r>
      <w:r w:rsidRPr="00C21DDA">
        <w:rPr>
          <w:rStyle w:val="a5"/>
          <w:rFonts w:hint="eastAsia"/>
          <w:b w:val="0"/>
          <w:bCs w:val="0"/>
          <w:vertAlign w:val="subscript"/>
        </w:rPr>
        <w:t>ij</w:t>
      </w:r>
      <w:proofErr w:type="spellEnd"/>
      <w:r w:rsidRPr="00123CF3">
        <w:rPr>
          <w:rStyle w:val="a5"/>
          <w:rFonts w:hint="eastAsia"/>
          <w:b w:val="0"/>
          <w:bCs w:val="0"/>
        </w:rPr>
        <w:t>转换为</w:t>
      </w:r>
      <w:r>
        <w:rPr>
          <w:rStyle w:val="a5"/>
          <w:rFonts w:hint="eastAsia"/>
          <w:b w:val="0"/>
          <w:bCs w:val="0"/>
        </w:rPr>
        <w:t>标准正态分布下的z分数，转化后的Φ(</w:t>
      </w:r>
      <w:proofErr w:type="spellStart"/>
      <w:r>
        <w:rPr>
          <w:rStyle w:val="a5"/>
          <w:rFonts w:hint="eastAsia"/>
          <w:b w:val="0"/>
          <w:bCs w:val="0"/>
        </w:rPr>
        <w:t>p</w:t>
      </w:r>
      <w:r w:rsidRPr="00123CF3">
        <w:rPr>
          <w:rStyle w:val="a5"/>
          <w:rFonts w:hint="eastAsia"/>
          <w:b w:val="0"/>
          <w:bCs w:val="0"/>
          <w:vertAlign w:val="subscript"/>
        </w:rPr>
        <w:t>ij</w:t>
      </w:r>
      <w:proofErr w:type="spellEnd"/>
      <w:r>
        <w:rPr>
          <w:rStyle w:val="a5"/>
          <w:rFonts w:hint="eastAsia"/>
          <w:b w:val="0"/>
          <w:bCs w:val="0"/>
        </w:rPr>
        <w:t>)能够使用自变量的线性组合建模：</w:t>
      </w:r>
    </w:p>
    <w:p w14:paraId="4771A99E" w14:textId="77777777" w:rsidR="00A5376D" w:rsidRPr="007132A0" w:rsidRDefault="00A5376D" w:rsidP="00A5376D">
      <w:pPr>
        <w:pStyle w:val="a6"/>
        <w:ind w:left="0" w:firstLineChars="200" w:firstLine="420"/>
        <w:jc w:val="center"/>
        <w:rPr>
          <w:rStyle w:val="a5"/>
          <w:rFonts w:hint="eastAsia"/>
          <w:b w:val="0"/>
          <w:bCs w:val="0"/>
        </w:rPr>
      </w:pPr>
      <w:r>
        <w:rPr>
          <w:rStyle w:val="a5"/>
          <w:rFonts w:hint="eastAsia"/>
          <w:b w:val="0"/>
          <w:bCs w:val="0"/>
        </w:rPr>
        <w:t>Φ(</w:t>
      </w:r>
      <w:proofErr w:type="spellStart"/>
      <w:r>
        <w:rPr>
          <w:rStyle w:val="a5"/>
          <w:rFonts w:hint="eastAsia"/>
          <w:b w:val="0"/>
          <w:bCs w:val="0"/>
        </w:rPr>
        <w:t>p</w:t>
      </w:r>
      <w:r w:rsidRPr="00123CF3">
        <w:rPr>
          <w:rStyle w:val="a5"/>
          <w:rFonts w:hint="eastAsia"/>
          <w:b w:val="0"/>
          <w:bCs w:val="0"/>
          <w:vertAlign w:val="subscript"/>
        </w:rPr>
        <w:t>ij</w:t>
      </w:r>
      <w:proofErr w:type="spellEnd"/>
      <w:r>
        <w:rPr>
          <w:rStyle w:val="a5"/>
          <w:rFonts w:hint="eastAsia"/>
          <w:b w:val="0"/>
          <w:bCs w:val="0"/>
        </w:rPr>
        <w:t>) = =</w:t>
      </w:r>
      <w:r w:rsidRPr="007132A0">
        <w:rPr>
          <w:rStyle w:val="a5"/>
          <w:rFonts w:hint="eastAsia"/>
          <w:b w:val="0"/>
          <w:bCs w:val="0"/>
        </w:rPr>
        <w:t>β</w:t>
      </w:r>
      <w:r w:rsidRPr="007132A0">
        <w:rPr>
          <w:rStyle w:val="a5"/>
          <w:rFonts w:hint="eastAsia"/>
          <w:b w:val="0"/>
          <w:bCs w:val="0"/>
          <w:vertAlign w:val="subscript"/>
        </w:rPr>
        <w:t>0j</w:t>
      </w:r>
      <w:r w:rsidRPr="007132A0">
        <w:rPr>
          <w:rStyle w:val="a5"/>
          <w:rFonts w:hint="eastAsia"/>
          <w:b w:val="0"/>
          <w:bCs w:val="0"/>
        </w:rPr>
        <w:t xml:space="preserve"> + β</w:t>
      </w:r>
      <w:r w:rsidRPr="007132A0">
        <w:rPr>
          <w:rStyle w:val="a5"/>
          <w:rFonts w:hint="eastAsia"/>
          <w:b w:val="0"/>
          <w:bCs w:val="0"/>
          <w:vertAlign w:val="subscript"/>
        </w:rPr>
        <w:t>1j</w:t>
      </w:r>
      <w:r w:rsidRPr="007132A0">
        <w:rPr>
          <w:rStyle w:val="a5"/>
          <w:rFonts w:hint="eastAsia"/>
          <w:b w:val="0"/>
          <w:bCs w:val="0"/>
        </w:rPr>
        <w:t xml:space="preserve"> * 任务目标*身份</w:t>
      </w:r>
    </w:p>
    <w:p w14:paraId="6E84ED95" w14:textId="77777777" w:rsidR="00A5376D" w:rsidRDefault="00A5376D" w:rsidP="00A5376D">
      <w:pPr>
        <w:pStyle w:val="a6"/>
        <w:ind w:left="0" w:firstLineChars="200" w:firstLine="420"/>
        <w:rPr>
          <w:rStyle w:val="a5"/>
          <w:rFonts w:hint="eastAsia"/>
          <w:b w:val="0"/>
          <w:bCs w:val="0"/>
        </w:rPr>
      </w:pPr>
      <w:r>
        <w:rPr>
          <w:rStyle w:val="a5"/>
          <w:rFonts w:hint="eastAsia"/>
          <w:b w:val="0"/>
          <w:bCs w:val="0"/>
        </w:rPr>
        <w:t>β</w:t>
      </w:r>
      <w:r w:rsidRPr="004C58D7">
        <w:rPr>
          <w:rStyle w:val="a5"/>
          <w:rFonts w:hint="eastAsia"/>
          <w:b w:val="0"/>
          <w:bCs w:val="0"/>
          <w:vertAlign w:val="subscript"/>
        </w:rPr>
        <w:t>0j</w:t>
      </w:r>
      <w:r>
        <w:rPr>
          <w:rStyle w:val="a5"/>
          <w:rFonts w:hint="eastAsia"/>
          <w:b w:val="0"/>
          <w:bCs w:val="0"/>
        </w:rPr>
        <w:t xml:space="preserve"> 、 β</w:t>
      </w:r>
      <w:r w:rsidRPr="004C58D7">
        <w:rPr>
          <w:rStyle w:val="a5"/>
          <w:rFonts w:hint="eastAsia"/>
          <w:b w:val="0"/>
          <w:bCs w:val="0"/>
          <w:vertAlign w:val="subscript"/>
        </w:rPr>
        <w:t>1j</w:t>
      </w:r>
      <w:r>
        <w:rPr>
          <w:rStyle w:val="a5"/>
          <w:rFonts w:hint="eastAsia"/>
          <w:b w:val="0"/>
          <w:bCs w:val="0"/>
        </w:rPr>
        <w:t>服从总体均值为θ</w:t>
      </w:r>
      <w:r w:rsidRPr="00273529">
        <w:rPr>
          <w:rStyle w:val="a5"/>
          <w:rFonts w:hint="eastAsia"/>
          <w:b w:val="0"/>
          <w:bCs w:val="0"/>
          <w:vertAlign w:val="subscript"/>
        </w:rPr>
        <w:t>0</w:t>
      </w:r>
      <w:r>
        <w:rPr>
          <w:rStyle w:val="a5"/>
          <w:rFonts w:hint="eastAsia"/>
          <w:b w:val="0"/>
          <w:bCs w:val="0"/>
        </w:rPr>
        <w:t>，标准差为θ</w:t>
      </w:r>
      <w:r>
        <w:rPr>
          <w:rStyle w:val="a5"/>
          <w:rFonts w:hint="eastAsia"/>
          <w:b w:val="0"/>
          <w:bCs w:val="0"/>
          <w:vertAlign w:val="subscript"/>
        </w:rPr>
        <w:t>1</w:t>
      </w:r>
      <w:r>
        <w:rPr>
          <w:rStyle w:val="a5"/>
          <w:rFonts w:hint="eastAsia"/>
          <w:b w:val="0"/>
          <w:bCs w:val="0"/>
        </w:rPr>
        <w:t>的正态分布：</w:t>
      </w:r>
    </w:p>
    <w:p w14:paraId="7C9B6F80" w14:textId="77777777" w:rsidR="00A5376D" w:rsidRDefault="00A5376D" w:rsidP="00A5376D">
      <w:pPr>
        <w:pStyle w:val="a6"/>
        <w:ind w:left="0" w:firstLineChars="200" w:firstLine="420"/>
        <w:jc w:val="center"/>
        <w:rPr>
          <w:rStyle w:val="a5"/>
          <w:rFonts w:hint="eastAsia"/>
          <w:b w:val="0"/>
          <w:bCs w:val="0"/>
        </w:rPr>
      </w:pPr>
      <w:r>
        <w:rPr>
          <w:rStyle w:val="a5"/>
          <w:rFonts w:hint="eastAsia"/>
          <w:b w:val="0"/>
          <w:bCs w:val="0"/>
        </w:rPr>
        <w:t>β</w:t>
      </w:r>
      <w:r w:rsidRPr="004C58D7">
        <w:rPr>
          <w:rStyle w:val="a5"/>
          <w:rFonts w:hint="eastAsia"/>
          <w:b w:val="0"/>
          <w:bCs w:val="0"/>
          <w:vertAlign w:val="subscript"/>
        </w:rPr>
        <w:t>0j</w:t>
      </w:r>
      <w:r w:rsidRPr="00BE6EE0">
        <w:rPr>
          <w:rStyle w:val="a5"/>
          <w:rFonts w:hint="eastAsia"/>
          <w:b w:val="0"/>
          <w:bCs w:val="0"/>
        </w:rPr>
        <w:t>~ N(</w:t>
      </w:r>
      <w:r>
        <w:rPr>
          <w:rStyle w:val="a5"/>
          <w:rFonts w:hint="eastAsia"/>
          <w:b w:val="0"/>
          <w:bCs w:val="0"/>
        </w:rPr>
        <w:t>θ</w:t>
      </w:r>
      <w:r w:rsidRPr="00273529">
        <w:rPr>
          <w:rStyle w:val="a5"/>
          <w:rFonts w:hint="eastAsia"/>
          <w:b w:val="0"/>
          <w:bCs w:val="0"/>
          <w:vertAlign w:val="subscript"/>
        </w:rPr>
        <w:t>0</w:t>
      </w:r>
      <w:r w:rsidRPr="00BE6EE0">
        <w:rPr>
          <w:rStyle w:val="a5"/>
          <w:rFonts w:hint="eastAsia"/>
          <w:b w:val="0"/>
          <w:bCs w:val="0"/>
        </w:rPr>
        <w:t xml:space="preserve">, </w:t>
      </w:r>
      <w:r>
        <w:rPr>
          <w:rStyle w:val="a5"/>
          <w:rFonts w:hint="eastAsia"/>
          <w:b w:val="0"/>
          <w:bCs w:val="0"/>
        </w:rPr>
        <w:t>θ</w:t>
      </w:r>
      <w:r>
        <w:rPr>
          <w:rStyle w:val="a5"/>
          <w:rFonts w:hint="eastAsia"/>
          <w:b w:val="0"/>
          <w:bCs w:val="0"/>
          <w:vertAlign w:val="subscript"/>
        </w:rPr>
        <w:t>1</w:t>
      </w:r>
      <w:r w:rsidRPr="00BE6EE0">
        <w:rPr>
          <w:rStyle w:val="a5"/>
          <w:rFonts w:hint="eastAsia"/>
          <w:b w:val="0"/>
          <w:bCs w:val="0"/>
        </w:rPr>
        <w:t>)</w:t>
      </w:r>
    </w:p>
    <w:p w14:paraId="721183CC" w14:textId="77777777" w:rsidR="00A5376D" w:rsidRPr="004D36D1" w:rsidRDefault="00A5376D" w:rsidP="00A5376D">
      <w:pPr>
        <w:pStyle w:val="a6"/>
        <w:ind w:left="0" w:firstLineChars="200" w:firstLine="420"/>
        <w:jc w:val="center"/>
        <w:rPr>
          <w:rStyle w:val="a5"/>
          <w:rFonts w:hint="eastAsia"/>
          <w:b w:val="0"/>
          <w:bCs w:val="0"/>
        </w:rPr>
      </w:pPr>
      <w:r>
        <w:rPr>
          <w:rStyle w:val="a5"/>
          <w:rFonts w:hint="eastAsia"/>
          <w:b w:val="0"/>
          <w:bCs w:val="0"/>
        </w:rPr>
        <w:t>β</w:t>
      </w:r>
      <w:r w:rsidRPr="004C58D7">
        <w:rPr>
          <w:rStyle w:val="a5"/>
          <w:rFonts w:hint="eastAsia"/>
          <w:b w:val="0"/>
          <w:bCs w:val="0"/>
          <w:vertAlign w:val="subscript"/>
        </w:rPr>
        <w:t>1j</w:t>
      </w:r>
      <w:r w:rsidRPr="00BE6EE0">
        <w:rPr>
          <w:rStyle w:val="a5"/>
          <w:rFonts w:hint="eastAsia"/>
          <w:b w:val="0"/>
          <w:bCs w:val="0"/>
        </w:rPr>
        <w:t>~ N(</w:t>
      </w:r>
      <w:r>
        <w:rPr>
          <w:rStyle w:val="a5"/>
          <w:rFonts w:hint="eastAsia"/>
          <w:b w:val="0"/>
          <w:bCs w:val="0"/>
        </w:rPr>
        <w:t>θ</w:t>
      </w:r>
      <w:r w:rsidRPr="00273529">
        <w:rPr>
          <w:rStyle w:val="a5"/>
          <w:rFonts w:hint="eastAsia"/>
          <w:b w:val="0"/>
          <w:bCs w:val="0"/>
          <w:vertAlign w:val="subscript"/>
        </w:rPr>
        <w:t>0</w:t>
      </w:r>
      <w:r w:rsidRPr="00BE6EE0">
        <w:rPr>
          <w:rStyle w:val="a5"/>
          <w:rFonts w:hint="eastAsia"/>
          <w:b w:val="0"/>
          <w:bCs w:val="0"/>
        </w:rPr>
        <w:t xml:space="preserve">, </w:t>
      </w:r>
      <w:r>
        <w:rPr>
          <w:rStyle w:val="a5"/>
          <w:rFonts w:hint="eastAsia"/>
          <w:b w:val="0"/>
          <w:bCs w:val="0"/>
        </w:rPr>
        <w:t>θ</w:t>
      </w:r>
      <w:r>
        <w:rPr>
          <w:rStyle w:val="a5"/>
          <w:rFonts w:hint="eastAsia"/>
          <w:b w:val="0"/>
          <w:bCs w:val="0"/>
          <w:vertAlign w:val="subscript"/>
        </w:rPr>
        <w:t>1</w:t>
      </w:r>
      <w:r w:rsidRPr="00BE6EE0">
        <w:rPr>
          <w:rStyle w:val="a5"/>
          <w:rFonts w:hint="eastAsia"/>
          <w:b w:val="0"/>
          <w:bCs w:val="0"/>
        </w:rPr>
        <w:t>)</w:t>
      </w:r>
    </w:p>
    <w:p w14:paraId="24FA2485" w14:textId="77777777" w:rsidR="00A5376D" w:rsidRDefault="00A5376D" w:rsidP="00A5376D">
      <w:pPr>
        <w:pStyle w:val="a6"/>
        <w:ind w:left="0" w:firstLineChars="200" w:firstLine="420"/>
        <w:rPr>
          <w:rStyle w:val="a5"/>
          <w:rFonts w:hint="eastAsia"/>
          <w:b w:val="0"/>
          <w:bCs w:val="0"/>
        </w:rPr>
      </w:pPr>
      <w:r>
        <w:rPr>
          <w:rStyle w:val="a5"/>
          <w:rFonts w:hint="eastAsia"/>
          <w:b w:val="0"/>
          <w:bCs w:val="0"/>
        </w:rPr>
        <w:t>实验1的ACC的贝叶斯层级模型公式为：</w:t>
      </w:r>
    </w:p>
    <w:p w14:paraId="2B57BC16" w14:textId="0A6B0DE6" w:rsidR="00A5376D" w:rsidRDefault="00A5376D" w:rsidP="00A5376D">
      <w:pPr>
        <w:pStyle w:val="a6"/>
        <w:ind w:left="0" w:firstLineChars="200" w:firstLine="420"/>
        <w:jc w:val="center"/>
        <w:rPr>
          <w:rStyle w:val="a5"/>
          <w:rFonts w:hint="eastAsia"/>
          <w:b w:val="0"/>
          <w:bCs w:val="0"/>
        </w:rPr>
      </w:pPr>
      <w:r>
        <w:rPr>
          <w:rStyle w:val="a5"/>
          <w:rFonts w:hint="eastAsia"/>
          <w:b w:val="0"/>
          <w:bCs w:val="0"/>
        </w:rPr>
        <w:t xml:space="preserve">ACC ~ </w:t>
      </w:r>
      <w:r w:rsidR="008C616C">
        <w:rPr>
          <w:rStyle w:val="a5"/>
          <w:rFonts w:hint="eastAsia"/>
          <w:b w:val="0"/>
          <w:bCs w:val="0"/>
        </w:rPr>
        <w:t>0</w:t>
      </w:r>
      <w:r>
        <w:rPr>
          <w:rStyle w:val="a5"/>
          <w:rFonts w:hint="eastAsia"/>
          <w:b w:val="0"/>
          <w:bCs w:val="0"/>
        </w:rPr>
        <w:t xml:space="preserve"> + 任务目标*身份 + (任务目标*身份 | 被试)</w:t>
      </w:r>
    </w:p>
    <w:p w14:paraId="5FD7738E" w14:textId="22BA36A8" w:rsidR="00A5376D" w:rsidRDefault="00A5376D" w:rsidP="00A5376D">
      <w:pPr>
        <w:pStyle w:val="a6"/>
        <w:ind w:left="0" w:firstLineChars="200" w:firstLine="420"/>
        <w:rPr>
          <w:rStyle w:val="a5"/>
          <w:rFonts w:hint="eastAsia"/>
          <w:b w:val="0"/>
          <w:bCs w:val="0"/>
        </w:rPr>
      </w:pPr>
      <w:r>
        <w:rPr>
          <w:rStyle w:val="a5"/>
          <w:rFonts w:hint="eastAsia"/>
          <w:b w:val="0"/>
          <w:bCs w:val="0"/>
        </w:rPr>
        <w:t>实验2的贝叶斯层级模型公式为：</w:t>
      </w:r>
    </w:p>
    <w:p w14:paraId="6778E713" w14:textId="2B53D234" w:rsidR="00A5376D" w:rsidRPr="00421C46" w:rsidRDefault="00E52DC6" w:rsidP="00A5376D">
      <w:pPr>
        <w:pStyle w:val="a6"/>
        <w:ind w:left="0" w:firstLineChars="200" w:firstLine="420"/>
        <w:jc w:val="center"/>
        <w:rPr>
          <w:rStyle w:val="a5"/>
          <w:rFonts w:hint="eastAsia"/>
          <w:b w:val="0"/>
          <w:bCs w:val="0"/>
        </w:rPr>
      </w:pPr>
      <w:r>
        <w:rPr>
          <w:rStyle w:val="a5"/>
          <w:rFonts w:hint="eastAsia"/>
          <w:b w:val="0"/>
          <w:bCs w:val="0"/>
        </w:rPr>
        <w:t>是否按匹配键</w:t>
      </w:r>
      <w:r w:rsidR="00A5376D">
        <w:rPr>
          <w:rStyle w:val="a5"/>
          <w:rFonts w:hint="eastAsia"/>
          <w:b w:val="0"/>
          <w:bCs w:val="0"/>
        </w:rPr>
        <w:t xml:space="preserve"> ~ 0 + 身份*匹配情况 + （</w:t>
      </w:r>
      <w:r w:rsidR="008C616C">
        <w:rPr>
          <w:rStyle w:val="a5"/>
          <w:rFonts w:hint="eastAsia"/>
          <w:b w:val="0"/>
          <w:bCs w:val="0"/>
        </w:rPr>
        <w:t xml:space="preserve">0 + </w:t>
      </w:r>
      <w:r w:rsidR="00A5376D">
        <w:rPr>
          <w:rStyle w:val="a5"/>
          <w:rFonts w:hint="eastAsia"/>
          <w:b w:val="0"/>
          <w:bCs w:val="0"/>
        </w:rPr>
        <w:t>身份*匹配情况 | 被试）；</w:t>
      </w:r>
    </w:p>
    <w:p w14:paraId="2445B199" w14:textId="22D38392" w:rsidR="00A5376D" w:rsidRDefault="00A5376D" w:rsidP="00A5376D">
      <w:pPr>
        <w:pStyle w:val="a6"/>
        <w:ind w:left="0" w:firstLineChars="200" w:firstLine="420"/>
        <w:rPr>
          <w:rStyle w:val="a5"/>
          <w:rFonts w:hint="eastAsia"/>
          <w:b w:val="0"/>
          <w:bCs w:val="0"/>
        </w:rPr>
      </w:pPr>
      <w:r>
        <w:rPr>
          <w:rStyle w:val="a5"/>
          <w:rFonts w:hint="eastAsia"/>
          <w:b w:val="0"/>
          <w:bCs w:val="0"/>
        </w:rPr>
        <w:t>实验3的贝叶斯层级模型公式为：</w:t>
      </w:r>
    </w:p>
    <w:p w14:paraId="20BB116D" w14:textId="38991117" w:rsidR="00A5376D" w:rsidRDefault="00E52DC6" w:rsidP="00A5376D">
      <w:pPr>
        <w:pStyle w:val="a6"/>
        <w:ind w:left="0" w:firstLineChars="200" w:firstLine="420"/>
        <w:jc w:val="center"/>
        <w:rPr>
          <w:rStyle w:val="a5"/>
          <w:rFonts w:hint="eastAsia"/>
          <w:b w:val="0"/>
          <w:bCs w:val="0"/>
        </w:rPr>
      </w:pPr>
      <w:r>
        <w:rPr>
          <w:rStyle w:val="a5"/>
          <w:rFonts w:hint="eastAsia"/>
          <w:b w:val="0"/>
          <w:bCs w:val="0"/>
        </w:rPr>
        <w:t>是否按匹配键</w:t>
      </w:r>
      <w:r w:rsidR="00A5376D">
        <w:rPr>
          <w:rStyle w:val="a5"/>
          <w:rFonts w:hint="eastAsia"/>
          <w:b w:val="0"/>
          <w:bCs w:val="0"/>
        </w:rPr>
        <w:t xml:space="preserve"> ~ 0+身份*匹配情况*认知负荷 + (</w:t>
      </w:r>
      <w:r w:rsidR="008C616C">
        <w:rPr>
          <w:rStyle w:val="a5"/>
          <w:rFonts w:hint="eastAsia"/>
          <w:b w:val="0"/>
          <w:bCs w:val="0"/>
        </w:rPr>
        <w:t xml:space="preserve">0 + </w:t>
      </w:r>
      <w:r w:rsidR="00A5376D">
        <w:rPr>
          <w:rStyle w:val="a5"/>
          <w:rFonts w:hint="eastAsia"/>
          <w:b w:val="0"/>
          <w:bCs w:val="0"/>
        </w:rPr>
        <w:t>身份*匹配情况*认知负荷 | 被试)</w:t>
      </w:r>
    </w:p>
    <w:p w14:paraId="14546F9B" w14:textId="77777777" w:rsidR="00E557C4" w:rsidRDefault="00E557C4" w:rsidP="00E557C4">
      <w:pPr>
        <w:pStyle w:val="a6"/>
        <w:ind w:left="0" w:firstLineChars="200" w:firstLine="420"/>
        <w:rPr>
          <w:rStyle w:val="a5"/>
          <w:rFonts w:hint="eastAsia"/>
          <w:b w:val="0"/>
          <w:bCs w:val="0"/>
        </w:rPr>
      </w:pPr>
    </w:p>
    <w:p w14:paraId="43984A14" w14:textId="4FFDBA40" w:rsidR="00A5376D" w:rsidRDefault="00A5376D" w:rsidP="00A95030">
      <w:pPr>
        <w:pStyle w:val="a6"/>
        <w:ind w:left="0" w:firstLineChars="200" w:firstLine="420"/>
        <w:rPr>
          <w:rStyle w:val="a5"/>
          <w:rFonts w:hint="eastAsia"/>
          <w:b w:val="0"/>
          <w:bCs w:val="0"/>
        </w:rPr>
      </w:pPr>
      <w:r w:rsidRPr="00357449">
        <w:rPr>
          <w:rStyle w:val="a5"/>
          <w:rFonts w:hint="eastAsia"/>
          <w:b w:val="0"/>
          <w:bCs w:val="0"/>
        </w:rPr>
        <w:t>截距设为 0</w:t>
      </w:r>
      <w:r>
        <w:rPr>
          <w:rStyle w:val="a5"/>
          <w:rFonts w:hint="eastAsia"/>
          <w:b w:val="0"/>
          <w:bCs w:val="0"/>
        </w:rPr>
        <w:t>，意味着当自变量为0时Φ(</w:t>
      </w:r>
      <w:proofErr w:type="spellStart"/>
      <w:r>
        <w:rPr>
          <w:rStyle w:val="a5"/>
          <w:rFonts w:hint="eastAsia"/>
          <w:b w:val="0"/>
          <w:bCs w:val="0"/>
        </w:rPr>
        <w:t>p</w:t>
      </w:r>
      <w:r w:rsidRPr="00123CF3">
        <w:rPr>
          <w:rStyle w:val="a5"/>
          <w:rFonts w:hint="eastAsia"/>
          <w:b w:val="0"/>
          <w:bCs w:val="0"/>
          <w:vertAlign w:val="subscript"/>
        </w:rPr>
        <w:t>ij</w:t>
      </w:r>
      <w:proofErr w:type="spellEnd"/>
      <w:r>
        <w:rPr>
          <w:rStyle w:val="a5"/>
          <w:rFonts w:hint="eastAsia"/>
          <w:b w:val="0"/>
          <w:bCs w:val="0"/>
        </w:rPr>
        <w:t>)=0，</w:t>
      </w:r>
      <w:r w:rsidRPr="00357449">
        <w:rPr>
          <w:rStyle w:val="a5"/>
          <w:rFonts w:hint="eastAsia"/>
          <w:b w:val="0"/>
          <w:bCs w:val="0"/>
        </w:rPr>
        <w:t>对应</w:t>
      </w:r>
      <w:r>
        <w:rPr>
          <w:rStyle w:val="a5"/>
          <w:rFonts w:hint="eastAsia"/>
          <w:b w:val="0"/>
          <w:bCs w:val="0"/>
        </w:rPr>
        <w:t>z=0时</w:t>
      </w:r>
      <w:proofErr w:type="spellStart"/>
      <w:r>
        <w:rPr>
          <w:rStyle w:val="a5"/>
          <w:rFonts w:hint="eastAsia"/>
          <w:b w:val="0"/>
          <w:bCs w:val="0"/>
        </w:rPr>
        <w:t>p</w:t>
      </w:r>
      <w:r w:rsidRPr="00456E95">
        <w:rPr>
          <w:rStyle w:val="a5"/>
          <w:rFonts w:hint="eastAsia"/>
          <w:b w:val="0"/>
          <w:bCs w:val="0"/>
          <w:vertAlign w:val="subscript"/>
        </w:rPr>
        <w:t>ij</w:t>
      </w:r>
      <w:proofErr w:type="spellEnd"/>
      <w:r>
        <w:rPr>
          <w:rStyle w:val="a5"/>
          <w:rFonts w:hint="eastAsia"/>
          <w:b w:val="0"/>
          <w:bCs w:val="0"/>
        </w:rPr>
        <w:t>对应的概率为50%，即设置</w:t>
      </w:r>
      <w:r w:rsidRPr="00357449">
        <w:rPr>
          <w:rStyle w:val="a5"/>
          <w:rFonts w:hint="eastAsia"/>
          <w:b w:val="0"/>
          <w:bCs w:val="0"/>
        </w:rPr>
        <w:t>基</w:t>
      </w:r>
      <w:r w:rsidR="003D1548">
        <w:rPr>
          <w:rStyle w:val="a5"/>
          <w:rFonts w:hint="eastAsia"/>
          <w:b w:val="0"/>
          <w:bCs w:val="0"/>
        </w:rPr>
        <w:t>线</w:t>
      </w:r>
      <w:r w:rsidRPr="00357449">
        <w:rPr>
          <w:rStyle w:val="a5"/>
          <w:rFonts w:hint="eastAsia"/>
          <w:b w:val="0"/>
          <w:bCs w:val="0"/>
        </w:rPr>
        <w:t>状态下按匹配键的概率是 50%</w:t>
      </w:r>
      <w:r w:rsidR="003D1548">
        <w:rPr>
          <w:rStyle w:val="a5"/>
          <w:rFonts w:hint="eastAsia"/>
          <w:b w:val="0"/>
          <w:bCs w:val="0"/>
        </w:rPr>
        <w:t>，以及基线状态先按键正确的概率是50%</w:t>
      </w:r>
      <w:r>
        <w:rPr>
          <w:rStyle w:val="a5"/>
          <w:rFonts w:hint="eastAsia"/>
          <w:b w:val="0"/>
          <w:bCs w:val="0"/>
        </w:rPr>
        <w:t>。</w:t>
      </w:r>
    </w:p>
    <w:p w14:paraId="2BA7A473" w14:textId="77777777" w:rsidR="00A5376D" w:rsidRPr="00357449" w:rsidRDefault="00A5376D" w:rsidP="00A5376D">
      <w:pPr>
        <w:pStyle w:val="a6"/>
        <w:rPr>
          <w:rStyle w:val="a5"/>
          <w:rFonts w:hint="eastAsia"/>
          <w:b w:val="0"/>
          <w:bCs w:val="0"/>
        </w:rPr>
      </w:pPr>
    </w:p>
    <w:p w14:paraId="445EC60B" w14:textId="77777777" w:rsidR="00A5376D" w:rsidRPr="00BE6EE0" w:rsidRDefault="00A5376D" w:rsidP="00A5376D">
      <w:pPr>
        <w:pStyle w:val="a6"/>
        <w:ind w:left="0" w:firstLineChars="200" w:firstLine="420"/>
        <w:rPr>
          <w:rFonts w:hint="eastAsia"/>
        </w:rPr>
      </w:pPr>
      <w:r w:rsidRPr="00A5376D">
        <w:rPr>
          <w:rStyle w:val="a5"/>
          <w:rFonts w:hint="eastAsia"/>
        </w:rPr>
        <w:t>反应时：</w:t>
      </w:r>
      <w:r w:rsidRPr="008B607C">
        <w:rPr>
          <w:rStyle w:val="a5"/>
          <w:rFonts w:hint="eastAsia"/>
          <w:b w:val="0"/>
          <w:bCs w:val="0"/>
        </w:rPr>
        <w:t>因为反应时分布为正偏态分布，</w:t>
      </w:r>
      <w:r>
        <w:rPr>
          <w:rStyle w:val="a5"/>
          <w:rFonts w:hint="eastAsia"/>
          <w:b w:val="0"/>
          <w:bCs w:val="0"/>
        </w:rPr>
        <w:t>研究</w:t>
      </w:r>
      <w:r w:rsidRPr="008B607C">
        <w:rPr>
          <w:rStyle w:val="a5"/>
          <w:rFonts w:hint="eastAsia"/>
          <w:b w:val="0"/>
          <w:bCs w:val="0"/>
        </w:rPr>
        <w:t>使用log-normal分布对反应时数据进行</w:t>
      </w:r>
      <w:r w:rsidRPr="008B607C">
        <w:rPr>
          <w:rStyle w:val="a5"/>
          <w:rFonts w:hint="eastAsia"/>
          <w:b w:val="0"/>
          <w:bCs w:val="0"/>
        </w:rPr>
        <w:lastRenderedPageBreak/>
        <w:t>建模。第j</w:t>
      </w:r>
      <w:proofErr w:type="gramStart"/>
      <w:r w:rsidRPr="008B607C">
        <w:rPr>
          <w:rStyle w:val="a5"/>
          <w:rFonts w:hint="eastAsia"/>
          <w:b w:val="0"/>
          <w:bCs w:val="0"/>
        </w:rPr>
        <w:t>个</w:t>
      </w:r>
      <w:proofErr w:type="gramEnd"/>
      <w:r w:rsidRPr="008B607C">
        <w:rPr>
          <w:rStyle w:val="a5"/>
          <w:rFonts w:hint="eastAsia"/>
          <w:b w:val="0"/>
          <w:bCs w:val="0"/>
        </w:rPr>
        <w:t>被试在第</w:t>
      </w:r>
      <w:proofErr w:type="spellStart"/>
      <w:r w:rsidRPr="008B607C">
        <w:rPr>
          <w:rStyle w:val="a5"/>
          <w:rFonts w:hint="eastAsia"/>
          <w:b w:val="0"/>
          <w:bCs w:val="0"/>
        </w:rPr>
        <w:t>i</w:t>
      </w:r>
      <w:proofErr w:type="spellEnd"/>
      <w:proofErr w:type="gramStart"/>
      <w:r w:rsidRPr="008B607C">
        <w:rPr>
          <w:rStyle w:val="a5"/>
          <w:rFonts w:hint="eastAsia"/>
          <w:b w:val="0"/>
          <w:bCs w:val="0"/>
        </w:rPr>
        <w:t>个试次</w:t>
      </w:r>
      <w:proofErr w:type="gramEnd"/>
      <w:r w:rsidRPr="008B607C">
        <w:rPr>
          <w:rStyle w:val="a5"/>
          <w:rFonts w:hint="eastAsia"/>
          <w:b w:val="0"/>
          <w:bCs w:val="0"/>
        </w:rPr>
        <w:t>下的反应时</w:t>
      </w:r>
      <w:r>
        <w:rPr>
          <w:rStyle w:val="a5"/>
          <w:rFonts w:hint="eastAsia"/>
          <w:b w:val="0"/>
          <w:bCs w:val="0"/>
        </w:rPr>
        <w:t>(</w:t>
      </w:r>
      <w:proofErr w:type="spellStart"/>
      <w:r>
        <w:rPr>
          <w:rStyle w:val="a5"/>
          <w:rFonts w:hint="eastAsia"/>
          <w:b w:val="0"/>
          <w:bCs w:val="0"/>
        </w:rPr>
        <w:t>y</w:t>
      </w:r>
      <w:r w:rsidRPr="00CB609C">
        <w:rPr>
          <w:rStyle w:val="a5"/>
          <w:rFonts w:hint="eastAsia"/>
          <w:b w:val="0"/>
          <w:bCs w:val="0"/>
          <w:vertAlign w:val="subscript"/>
        </w:rPr>
        <w:t>ij</w:t>
      </w:r>
      <w:proofErr w:type="spellEnd"/>
      <w:r>
        <w:rPr>
          <w:rStyle w:val="a5"/>
          <w:rFonts w:hint="eastAsia"/>
          <w:b w:val="0"/>
          <w:bCs w:val="0"/>
        </w:rPr>
        <w:t>)</w:t>
      </w:r>
      <w:r w:rsidRPr="008B607C">
        <w:rPr>
          <w:rStyle w:val="a5"/>
          <w:rFonts w:hint="eastAsia"/>
          <w:b w:val="0"/>
          <w:bCs w:val="0"/>
        </w:rPr>
        <w:t>服从log-normal分布</w:t>
      </w:r>
      <w:r>
        <w:rPr>
          <w:rStyle w:val="a5"/>
          <w:rFonts w:hint="eastAsia"/>
          <w:b w:val="0"/>
          <w:bCs w:val="0"/>
        </w:rPr>
        <w:t>：</w:t>
      </w:r>
    </w:p>
    <w:p w14:paraId="02E0799A" w14:textId="77777777" w:rsidR="00A5376D" w:rsidRDefault="00A5376D" w:rsidP="00A5376D">
      <w:pPr>
        <w:pStyle w:val="a6"/>
        <w:ind w:left="0" w:firstLineChars="200" w:firstLine="420"/>
        <w:jc w:val="center"/>
        <w:rPr>
          <w:rStyle w:val="a5"/>
          <w:rFonts w:hint="eastAsia"/>
          <w:b w:val="0"/>
          <w:bCs w:val="0"/>
        </w:rPr>
      </w:pPr>
      <w:r w:rsidRPr="00BE6EE0">
        <w:rPr>
          <w:rStyle w:val="a5"/>
          <w:b w:val="0"/>
          <w:bCs w:val="0"/>
        </w:rPr>
        <w:t>L</w:t>
      </w:r>
      <w:r w:rsidRPr="00BE6EE0">
        <w:rPr>
          <w:rStyle w:val="a5"/>
          <w:rFonts w:hint="eastAsia"/>
          <w:b w:val="0"/>
          <w:bCs w:val="0"/>
        </w:rPr>
        <w:t>og(</w:t>
      </w:r>
      <w:proofErr w:type="spellStart"/>
      <w:r w:rsidRPr="00BE6EE0">
        <w:rPr>
          <w:rStyle w:val="a5"/>
          <w:rFonts w:hint="eastAsia"/>
          <w:b w:val="0"/>
          <w:bCs w:val="0"/>
        </w:rPr>
        <w:t>yij</w:t>
      </w:r>
      <w:proofErr w:type="spellEnd"/>
      <w:r w:rsidRPr="00BE6EE0">
        <w:rPr>
          <w:rStyle w:val="a5"/>
          <w:rFonts w:hint="eastAsia"/>
          <w:b w:val="0"/>
          <w:bCs w:val="0"/>
        </w:rPr>
        <w:t xml:space="preserve">) ~ N(μj, </w:t>
      </w:r>
      <w:proofErr w:type="spellStart"/>
      <w:r w:rsidRPr="00BE6EE0">
        <w:rPr>
          <w:rStyle w:val="a5"/>
          <w:b w:val="0"/>
          <w:bCs w:val="0"/>
        </w:rPr>
        <w:t>σj</w:t>
      </w:r>
      <w:proofErr w:type="spellEnd"/>
      <w:r w:rsidRPr="00BE6EE0">
        <w:rPr>
          <w:rStyle w:val="a5"/>
          <w:rFonts w:hint="eastAsia"/>
          <w:b w:val="0"/>
          <w:bCs w:val="0"/>
        </w:rPr>
        <w:t>)</w:t>
      </w:r>
    </w:p>
    <w:p w14:paraId="78A5C81B" w14:textId="77777777" w:rsidR="00A5376D" w:rsidRDefault="00A5376D" w:rsidP="00A5376D">
      <w:pPr>
        <w:pStyle w:val="a6"/>
        <w:ind w:left="0" w:firstLineChars="200" w:firstLine="420"/>
        <w:rPr>
          <w:rStyle w:val="a5"/>
          <w:rFonts w:hint="eastAsia"/>
          <w:b w:val="0"/>
          <w:bCs w:val="0"/>
        </w:rPr>
      </w:pPr>
      <w:r>
        <w:rPr>
          <w:rStyle w:val="a5"/>
          <w:rFonts w:hint="eastAsia"/>
          <w:b w:val="0"/>
          <w:bCs w:val="0"/>
        </w:rPr>
        <w:t>参数μ</w:t>
      </w:r>
      <w:r w:rsidRPr="00BE6EE0">
        <w:rPr>
          <w:rStyle w:val="a5"/>
          <w:rFonts w:hint="eastAsia"/>
          <w:b w:val="0"/>
          <w:bCs w:val="0"/>
          <w:vertAlign w:val="subscript"/>
        </w:rPr>
        <w:t>j</w:t>
      </w:r>
      <w:r>
        <w:rPr>
          <w:rStyle w:val="a5"/>
          <w:rFonts w:hint="eastAsia"/>
          <w:b w:val="0"/>
          <w:bCs w:val="0"/>
        </w:rPr>
        <w:t>是自变量的线性回归：</w:t>
      </w:r>
    </w:p>
    <w:p w14:paraId="0AFAB8BD" w14:textId="77777777" w:rsidR="00A5376D" w:rsidRDefault="00A5376D" w:rsidP="00A5376D">
      <w:pPr>
        <w:pStyle w:val="a6"/>
        <w:ind w:left="0" w:firstLineChars="200" w:firstLine="420"/>
        <w:jc w:val="center"/>
        <w:rPr>
          <w:rStyle w:val="a5"/>
          <w:rFonts w:hint="eastAsia"/>
          <w:b w:val="0"/>
          <w:bCs w:val="0"/>
        </w:rPr>
      </w:pPr>
      <w:r>
        <w:rPr>
          <w:rStyle w:val="a5"/>
          <w:rFonts w:hint="eastAsia"/>
          <w:b w:val="0"/>
          <w:bCs w:val="0"/>
        </w:rPr>
        <w:t>μ</w:t>
      </w:r>
      <w:r w:rsidRPr="00BE6EE0">
        <w:rPr>
          <w:rStyle w:val="a5"/>
          <w:rFonts w:hint="eastAsia"/>
          <w:b w:val="0"/>
          <w:bCs w:val="0"/>
          <w:vertAlign w:val="subscript"/>
        </w:rPr>
        <w:t>j</w:t>
      </w:r>
      <w:r>
        <w:rPr>
          <w:rStyle w:val="a5"/>
          <w:rFonts w:hint="eastAsia"/>
          <w:b w:val="0"/>
          <w:bCs w:val="0"/>
          <w:vertAlign w:val="subscript"/>
        </w:rPr>
        <w:t xml:space="preserve"> </w:t>
      </w:r>
      <w:r w:rsidRPr="004C58D7">
        <w:rPr>
          <w:rStyle w:val="a5"/>
          <w:rFonts w:hint="eastAsia"/>
          <w:b w:val="0"/>
          <w:bCs w:val="0"/>
        </w:rPr>
        <w:t>~</w:t>
      </w:r>
      <w:r>
        <w:rPr>
          <w:rStyle w:val="a5"/>
          <w:rFonts w:hint="eastAsia"/>
          <w:b w:val="0"/>
          <w:bCs w:val="0"/>
        </w:rPr>
        <w:t xml:space="preserve"> β</w:t>
      </w:r>
      <w:r w:rsidRPr="004C58D7">
        <w:rPr>
          <w:rStyle w:val="a5"/>
          <w:rFonts w:hint="eastAsia"/>
          <w:b w:val="0"/>
          <w:bCs w:val="0"/>
          <w:vertAlign w:val="subscript"/>
        </w:rPr>
        <w:t>0j</w:t>
      </w:r>
      <w:r>
        <w:rPr>
          <w:rStyle w:val="a5"/>
          <w:rFonts w:hint="eastAsia"/>
          <w:b w:val="0"/>
          <w:bCs w:val="0"/>
        </w:rPr>
        <w:t xml:space="preserve"> + β</w:t>
      </w:r>
      <w:r w:rsidRPr="004C58D7">
        <w:rPr>
          <w:rStyle w:val="a5"/>
          <w:rFonts w:hint="eastAsia"/>
          <w:b w:val="0"/>
          <w:bCs w:val="0"/>
          <w:vertAlign w:val="subscript"/>
        </w:rPr>
        <w:t>1j</w:t>
      </w:r>
      <w:r>
        <w:rPr>
          <w:rStyle w:val="a5"/>
          <w:rFonts w:hint="eastAsia"/>
          <w:b w:val="0"/>
          <w:bCs w:val="0"/>
        </w:rPr>
        <w:t xml:space="preserve"> * 任务目标*身份</w:t>
      </w:r>
    </w:p>
    <w:p w14:paraId="4F8DD7B1" w14:textId="77777777" w:rsidR="00A5376D" w:rsidRDefault="00A5376D" w:rsidP="00A5376D">
      <w:pPr>
        <w:pStyle w:val="a6"/>
        <w:ind w:left="0" w:firstLineChars="200" w:firstLine="420"/>
        <w:rPr>
          <w:rStyle w:val="a5"/>
          <w:rFonts w:hint="eastAsia"/>
          <w:b w:val="0"/>
          <w:bCs w:val="0"/>
        </w:rPr>
      </w:pPr>
      <w:r>
        <w:rPr>
          <w:rStyle w:val="a5"/>
          <w:rFonts w:hint="eastAsia"/>
          <w:b w:val="0"/>
          <w:bCs w:val="0"/>
        </w:rPr>
        <w:t>参数σ</w:t>
      </w:r>
      <w:r w:rsidRPr="00D92070">
        <w:rPr>
          <w:rStyle w:val="a5"/>
          <w:rFonts w:hint="eastAsia"/>
          <w:b w:val="0"/>
          <w:bCs w:val="0"/>
          <w:vertAlign w:val="subscript"/>
        </w:rPr>
        <w:t>j</w:t>
      </w:r>
      <w:r>
        <w:rPr>
          <w:rStyle w:val="a5"/>
          <w:rFonts w:hint="eastAsia"/>
          <w:b w:val="0"/>
          <w:bCs w:val="0"/>
        </w:rPr>
        <w:t>不随自变量变化：</w:t>
      </w:r>
    </w:p>
    <w:p w14:paraId="0F988183" w14:textId="77777777" w:rsidR="00A5376D" w:rsidRDefault="00A5376D" w:rsidP="00A5376D">
      <w:pPr>
        <w:pStyle w:val="a6"/>
        <w:ind w:left="0" w:firstLineChars="200" w:firstLine="420"/>
        <w:jc w:val="center"/>
        <w:rPr>
          <w:rFonts w:ascii="Cambria Math" w:hAnsi="Cambria Math" w:cs="Cambria Math"/>
        </w:rPr>
      </w:pPr>
      <w:r>
        <w:rPr>
          <w:rStyle w:val="a5"/>
          <w:rFonts w:hint="eastAsia"/>
          <w:b w:val="0"/>
          <w:bCs w:val="0"/>
        </w:rPr>
        <w:t>σ</w:t>
      </w:r>
      <w:r w:rsidRPr="00D92070">
        <w:rPr>
          <w:rStyle w:val="a5"/>
          <w:rFonts w:hint="eastAsia"/>
          <w:b w:val="0"/>
          <w:bCs w:val="0"/>
          <w:vertAlign w:val="subscript"/>
        </w:rPr>
        <w:t>j</w:t>
      </w:r>
      <w:r>
        <w:rPr>
          <w:rStyle w:val="a5"/>
          <w:rFonts w:hint="eastAsia"/>
          <w:b w:val="0"/>
          <w:bCs w:val="0"/>
          <w:vertAlign w:val="subscript"/>
        </w:rPr>
        <w:t xml:space="preserve"> </w:t>
      </w:r>
      <w:r w:rsidRPr="00D92070">
        <w:rPr>
          <w:rStyle w:val="a5"/>
          <w:rFonts w:hint="eastAsia"/>
          <w:b w:val="0"/>
          <w:bCs w:val="0"/>
        </w:rPr>
        <w:t>~</w:t>
      </w:r>
      <w:r>
        <w:rPr>
          <w:rStyle w:val="a5"/>
          <w:rFonts w:hint="eastAsia"/>
          <w:b w:val="0"/>
          <w:bCs w:val="0"/>
        </w:rPr>
        <w:t xml:space="preserve"> </w:t>
      </w:r>
      <w:proofErr w:type="spellStart"/>
      <w:r>
        <w:rPr>
          <w:rFonts w:ascii="Cambria Math" w:hAnsi="Cambria Math" w:cs="Cambria Math" w:hint="eastAsia"/>
        </w:rPr>
        <w:t>HalfNormal</w:t>
      </w:r>
      <w:proofErr w:type="spellEnd"/>
      <w:r>
        <w:rPr>
          <w:rFonts w:ascii="Cambria Math" w:hAnsi="Cambria Math" w:cs="Cambria Math" w:hint="eastAsia"/>
        </w:rPr>
        <w:t>()</w:t>
      </w:r>
    </w:p>
    <w:p w14:paraId="68AD3AC1" w14:textId="77777777" w:rsidR="00A5376D" w:rsidRDefault="00A5376D" w:rsidP="00A5376D">
      <w:pPr>
        <w:pStyle w:val="a6"/>
        <w:ind w:left="0" w:firstLineChars="200" w:firstLine="420"/>
        <w:rPr>
          <w:rStyle w:val="a5"/>
          <w:rFonts w:hint="eastAsia"/>
          <w:b w:val="0"/>
          <w:bCs w:val="0"/>
        </w:rPr>
      </w:pPr>
      <w:r>
        <w:rPr>
          <w:rStyle w:val="a5"/>
          <w:rFonts w:hint="eastAsia"/>
          <w:b w:val="0"/>
          <w:bCs w:val="0"/>
        </w:rPr>
        <w:t>β</w:t>
      </w:r>
      <w:r w:rsidRPr="004C58D7">
        <w:rPr>
          <w:rStyle w:val="a5"/>
          <w:rFonts w:hint="eastAsia"/>
          <w:b w:val="0"/>
          <w:bCs w:val="0"/>
          <w:vertAlign w:val="subscript"/>
        </w:rPr>
        <w:t>0j</w:t>
      </w:r>
      <w:r>
        <w:rPr>
          <w:rStyle w:val="a5"/>
          <w:rFonts w:hint="eastAsia"/>
          <w:b w:val="0"/>
          <w:bCs w:val="0"/>
        </w:rPr>
        <w:t xml:space="preserve"> 、 β</w:t>
      </w:r>
      <w:r w:rsidRPr="004C58D7">
        <w:rPr>
          <w:rStyle w:val="a5"/>
          <w:rFonts w:hint="eastAsia"/>
          <w:b w:val="0"/>
          <w:bCs w:val="0"/>
          <w:vertAlign w:val="subscript"/>
        </w:rPr>
        <w:t>1j</w:t>
      </w:r>
      <w:r>
        <w:rPr>
          <w:rStyle w:val="a5"/>
          <w:rFonts w:hint="eastAsia"/>
          <w:b w:val="0"/>
          <w:bCs w:val="0"/>
        </w:rPr>
        <w:t>服从总体均值为θ</w:t>
      </w:r>
      <w:r w:rsidRPr="00273529">
        <w:rPr>
          <w:rStyle w:val="a5"/>
          <w:rFonts w:hint="eastAsia"/>
          <w:b w:val="0"/>
          <w:bCs w:val="0"/>
          <w:vertAlign w:val="subscript"/>
        </w:rPr>
        <w:t>0</w:t>
      </w:r>
      <w:r>
        <w:rPr>
          <w:rStyle w:val="a5"/>
          <w:rFonts w:hint="eastAsia"/>
          <w:b w:val="0"/>
          <w:bCs w:val="0"/>
        </w:rPr>
        <w:t>，标准差为θ</w:t>
      </w:r>
      <w:r>
        <w:rPr>
          <w:rStyle w:val="a5"/>
          <w:rFonts w:hint="eastAsia"/>
          <w:b w:val="0"/>
          <w:bCs w:val="0"/>
          <w:vertAlign w:val="subscript"/>
        </w:rPr>
        <w:t>1</w:t>
      </w:r>
      <w:r>
        <w:rPr>
          <w:rStyle w:val="a5"/>
          <w:rFonts w:hint="eastAsia"/>
          <w:b w:val="0"/>
          <w:bCs w:val="0"/>
        </w:rPr>
        <w:t>的正态分布：</w:t>
      </w:r>
    </w:p>
    <w:p w14:paraId="58B3F8D8" w14:textId="77777777" w:rsidR="00A5376D" w:rsidRDefault="00A5376D" w:rsidP="00A5376D">
      <w:pPr>
        <w:pStyle w:val="a6"/>
        <w:ind w:left="0" w:firstLineChars="200" w:firstLine="420"/>
        <w:jc w:val="center"/>
        <w:rPr>
          <w:rStyle w:val="a5"/>
          <w:rFonts w:hint="eastAsia"/>
          <w:b w:val="0"/>
          <w:bCs w:val="0"/>
        </w:rPr>
      </w:pPr>
      <w:r>
        <w:rPr>
          <w:rStyle w:val="a5"/>
          <w:rFonts w:hint="eastAsia"/>
          <w:b w:val="0"/>
          <w:bCs w:val="0"/>
        </w:rPr>
        <w:t>β</w:t>
      </w:r>
      <w:r w:rsidRPr="004C58D7">
        <w:rPr>
          <w:rStyle w:val="a5"/>
          <w:rFonts w:hint="eastAsia"/>
          <w:b w:val="0"/>
          <w:bCs w:val="0"/>
          <w:vertAlign w:val="subscript"/>
        </w:rPr>
        <w:t>0j</w:t>
      </w:r>
      <w:r w:rsidRPr="00BE6EE0">
        <w:rPr>
          <w:rStyle w:val="a5"/>
          <w:rFonts w:hint="eastAsia"/>
          <w:b w:val="0"/>
          <w:bCs w:val="0"/>
        </w:rPr>
        <w:t>~ N(</w:t>
      </w:r>
      <w:r>
        <w:rPr>
          <w:rStyle w:val="a5"/>
          <w:rFonts w:hint="eastAsia"/>
          <w:b w:val="0"/>
          <w:bCs w:val="0"/>
        </w:rPr>
        <w:t>θ</w:t>
      </w:r>
      <w:r w:rsidRPr="00273529">
        <w:rPr>
          <w:rStyle w:val="a5"/>
          <w:rFonts w:hint="eastAsia"/>
          <w:b w:val="0"/>
          <w:bCs w:val="0"/>
          <w:vertAlign w:val="subscript"/>
        </w:rPr>
        <w:t>0</w:t>
      </w:r>
      <w:r w:rsidRPr="00BE6EE0">
        <w:rPr>
          <w:rStyle w:val="a5"/>
          <w:rFonts w:hint="eastAsia"/>
          <w:b w:val="0"/>
          <w:bCs w:val="0"/>
        </w:rPr>
        <w:t xml:space="preserve">, </w:t>
      </w:r>
      <w:r>
        <w:rPr>
          <w:rStyle w:val="a5"/>
          <w:rFonts w:hint="eastAsia"/>
          <w:b w:val="0"/>
          <w:bCs w:val="0"/>
        </w:rPr>
        <w:t>θ</w:t>
      </w:r>
      <w:r>
        <w:rPr>
          <w:rStyle w:val="a5"/>
          <w:rFonts w:hint="eastAsia"/>
          <w:b w:val="0"/>
          <w:bCs w:val="0"/>
          <w:vertAlign w:val="subscript"/>
        </w:rPr>
        <w:t>1</w:t>
      </w:r>
      <w:r w:rsidRPr="00BE6EE0">
        <w:rPr>
          <w:rStyle w:val="a5"/>
          <w:rFonts w:hint="eastAsia"/>
          <w:b w:val="0"/>
          <w:bCs w:val="0"/>
        </w:rPr>
        <w:t>)</w:t>
      </w:r>
    </w:p>
    <w:p w14:paraId="0B5E648B" w14:textId="77777777" w:rsidR="00A5376D" w:rsidRPr="004D36D1" w:rsidRDefault="00A5376D" w:rsidP="00A5376D">
      <w:pPr>
        <w:pStyle w:val="a6"/>
        <w:ind w:left="0" w:firstLineChars="200" w:firstLine="420"/>
        <w:jc w:val="center"/>
        <w:rPr>
          <w:rStyle w:val="a5"/>
          <w:rFonts w:hint="eastAsia"/>
          <w:b w:val="0"/>
          <w:bCs w:val="0"/>
        </w:rPr>
      </w:pPr>
      <w:r>
        <w:rPr>
          <w:rStyle w:val="a5"/>
          <w:rFonts w:hint="eastAsia"/>
          <w:b w:val="0"/>
          <w:bCs w:val="0"/>
        </w:rPr>
        <w:t>β</w:t>
      </w:r>
      <w:r w:rsidRPr="004C58D7">
        <w:rPr>
          <w:rStyle w:val="a5"/>
          <w:rFonts w:hint="eastAsia"/>
          <w:b w:val="0"/>
          <w:bCs w:val="0"/>
          <w:vertAlign w:val="subscript"/>
        </w:rPr>
        <w:t>1j</w:t>
      </w:r>
      <w:r w:rsidRPr="00BE6EE0">
        <w:rPr>
          <w:rStyle w:val="a5"/>
          <w:rFonts w:hint="eastAsia"/>
          <w:b w:val="0"/>
          <w:bCs w:val="0"/>
        </w:rPr>
        <w:t>~ N(</w:t>
      </w:r>
      <w:r>
        <w:rPr>
          <w:rStyle w:val="a5"/>
          <w:rFonts w:hint="eastAsia"/>
          <w:b w:val="0"/>
          <w:bCs w:val="0"/>
        </w:rPr>
        <w:t>θ</w:t>
      </w:r>
      <w:r w:rsidRPr="00273529">
        <w:rPr>
          <w:rStyle w:val="a5"/>
          <w:rFonts w:hint="eastAsia"/>
          <w:b w:val="0"/>
          <w:bCs w:val="0"/>
          <w:vertAlign w:val="subscript"/>
        </w:rPr>
        <w:t>0</w:t>
      </w:r>
      <w:r w:rsidRPr="00BE6EE0">
        <w:rPr>
          <w:rStyle w:val="a5"/>
          <w:rFonts w:hint="eastAsia"/>
          <w:b w:val="0"/>
          <w:bCs w:val="0"/>
        </w:rPr>
        <w:t xml:space="preserve">, </w:t>
      </w:r>
      <w:r>
        <w:rPr>
          <w:rStyle w:val="a5"/>
          <w:rFonts w:hint="eastAsia"/>
          <w:b w:val="0"/>
          <w:bCs w:val="0"/>
        </w:rPr>
        <w:t>θ</w:t>
      </w:r>
      <w:r>
        <w:rPr>
          <w:rStyle w:val="a5"/>
          <w:rFonts w:hint="eastAsia"/>
          <w:b w:val="0"/>
          <w:bCs w:val="0"/>
          <w:vertAlign w:val="subscript"/>
        </w:rPr>
        <w:t>1</w:t>
      </w:r>
      <w:r w:rsidRPr="00BE6EE0">
        <w:rPr>
          <w:rStyle w:val="a5"/>
          <w:rFonts w:hint="eastAsia"/>
          <w:b w:val="0"/>
          <w:bCs w:val="0"/>
        </w:rPr>
        <w:t>)</w:t>
      </w:r>
    </w:p>
    <w:p w14:paraId="3F43D574" w14:textId="77777777" w:rsidR="00A5376D" w:rsidRDefault="00A5376D" w:rsidP="00A5376D">
      <w:pPr>
        <w:pStyle w:val="a6"/>
        <w:ind w:left="0" w:firstLineChars="200" w:firstLine="420"/>
        <w:rPr>
          <w:rStyle w:val="a5"/>
          <w:rFonts w:hint="eastAsia"/>
          <w:b w:val="0"/>
          <w:bCs w:val="0"/>
        </w:rPr>
      </w:pPr>
      <w:r>
        <w:rPr>
          <w:rStyle w:val="a5"/>
          <w:rFonts w:hint="eastAsia"/>
          <w:b w:val="0"/>
          <w:bCs w:val="0"/>
        </w:rPr>
        <w:t>实验1的RT的贝叶斯层级模型公式为：</w:t>
      </w:r>
    </w:p>
    <w:p w14:paraId="28609C62" w14:textId="77777777" w:rsidR="00A5376D" w:rsidRDefault="00A5376D" w:rsidP="00A5376D">
      <w:pPr>
        <w:pStyle w:val="a6"/>
        <w:ind w:left="0" w:firstLineChars="200" w:firstLine="420"/>
        <w:jc w:val="center"/>
        <w:rPr>
          <w:rStyle w:val="a5"/>
          <w:rFonts w:hint="eastAsia"/>
          <w:b w:val="0"/>
          <w:bCs w:val="0"/>
        </w:rPr>
      </w:pPr>
      <w:r>
        <w:rPr>
          <w:rStyle w:val="a5"/>
          <w:rFonts w:hint="eastAsia"/>
          <w:b w:val="0"/>
          <w:bCs w:val="0"/>
        </w:rPr>
        <w:t>RT ~ 1 + 任务目标*身份 + (任务目标*身份 | 被试)</w:t>
      </w:r>
    </w:p>
    <w:p w14:paraId="1D5C1BE4" w14:textId="77777777" w:rsidR="00A5376D" w:rsidRDefault="00A5376D" w:rsidP="00A5376D">
      <w:pPr>
        <w:pStyle w:val="a6"/>
        <w:ind w:left="0" w:firstLineChars="200" w:firstLine="420"/>
        <w:rPr>
          <w:rStyle w:val="a5"/>
          <w:rFonts w:hint="eastAsia"/>
          <w:b w:val="0"/>
          <w:bCs w:val="0"/>
        </w:rPr>
      </w:pPr>
      <w:r>
        <w:rPr>
          <w:rStyle w:val="a5"/>
          <w:rFonts w:hint="eastAsia"/>
          <w:b w:val="0"/>
          <w:bCs w:val="0"/>
        </w:rPr>
        <w:t>实验2的RT的贝叶斯层级模型公式为：</w:t>
      </w:r>
    </w:p>
    <w:p w14:paraId="71A6CDD2" w14:textId="77777777" w:rsidR="00A5376D" w:rsidRPr="00F34A85" w:rsidRDefault="00A5376D" w:rsidP="00A5376D">
      <w:pPr>
        <w:pStyle w:val="a6"/>
        <w:ind w:left="0" w:firstLineChars="200" w:firstLine="420"/>
        <w:jc w:val="center"/>
        <w:rPr>
          <w:rStyle w:val="a5"/>
          <w:rFonts w:hint="eastAsia"/>
          <w:b w:val="0"/>
          <w:bCs w:val="0"/>
        </w:rPr>
      </w:pPr>
      <w:r>
        <w:rPr>
          <w:rStyle w:val="a5"/>
          <w:rFonts w:hint="eastAsia"/>
          <w:b w:val="0"/>
          <w:bCs w:val="0"/>
        </w:rPr>
        <w:t>RT ~ 1 + 身份*匹配情况 + (身份*匹配情况 | 被试)</w:t>
      </w:r>
    </w:p>
    <w:p w14:paraId="2732E2E2" w14:textId="77777777" w:rsidR="00A5376D" w:rsidRDefault="00A5376D" w:rsidP="00A5376D">
      <w:pPr>
        <w:pStyle w:val="a6"/>
        <w:ind w:left="0" w:firstLineChars="200" w:firstLine="420"/>
        <w:rPr>
          <w:rStyle w:val="a5"/>
          <w:rFonts w:hint="eastAsia"/>
          <w:b w:val="0"/>
          <w:bCs w:val="0"/>
        </w:rPr>
      </w:pPr>
      <w:r>
        <w:rPr>
          <w:rStyle w:val="a5"/>
          <w:rFonts w:hint="eastAsia"/>
          <w:b w:val="0"/>
          <w:bCs w:val="0"/>
        </w:rPr>
        <w:t>实验3的RT的贝叶斯层级模型公式为：</w:t>
      </w:r>
    </w:p>
    <w:p w14:paraId="4C0A92AC" w14:textId="6CE6A9A2" w:rsidR="00A5376D" w:rsidRPr="00A5376D" w:rsidRDefault="00A5376D" w:rsidP="006E5126">
      <w:pPr>
        <w:pStyle w:val="a6"/>
        <w:ind w:left="0" w:firstLineChars="200" w:firstLine="420"/>
        <w:jc w:val="center"/>
        <w:rPr>
          <w:rStyle w:val="a5"/>
          <w:rFonts w:hint="eastAsia"/>
          <w:b w:val="0"/>
          <w:bCs w:val="0"/>
        </w:rPr>
      </w:pPr>
      <w:r>
        <w:rPr>
          <w:rStyle w:val="a5"/>
          <w:rFonts w:hint="eastAsia"/>
          <w:b w:val="0"/>
          <w:bCs w:val="0"/>
        </w:rPr>
        <w:t>RT ~ 1 + 身份*匹配情况*认知负荷 + (身份*匹配情况*认知负荷 | 被试)</w:t>
      </w:r>
    </w:p>
    <w:p w14:paraId="341B75AC" w14:textId="5F9E0DEF" w:rsidR="007810BC" w:rsidRPr="00165A9F" w:rsidRDefault="00344D53" w:rsidP="00165A9F">
      <w:pPr>
        <w:pStyle w:val="a6"/>
        <w:ind w:left="0"/>
        <w:rPr>
          <w:rStyle w:val="a5"/>
          <w:rFonts w:hint="eastAsia"/>
          <w:i w:val="0"/>
          <w:iCs/>
          <w:color w:val="auto"/>
        </w:rPr>
      </w:pPr>
      <w:r w:rsidRPr="00165A9F">
        <w:rPr>
          <w:rStyle w:val="a5"/>
          <w:i w:val="0"/>
          <w:iCs/>
          <w:color w:val="auto"/>
        </w:rPr>
        <w:t>A6</w:t>
      </w:r>
      <w:r w:rsidR="00B573F6">
        <w:rPr>
          <w:rStyle w:val="a5"/>
          <w:rFonts w:hint="eastAsia"/>
          <w:i w:val="0"/>
          <w:iCs/>
          <w:color w:val="auto"/>
        </w:rPr>
        <w:t>统计</w:t>
      </w:r>
      <w:r w:rsidR="007810BC" w:rsidRPr="00165A9F">
        <w:rPr>
          <w:rStyle w:val="a5"/>
          <w:rFonts w:hint="eastAsia"/>
          <w:i w:val="0"/>
          <w:iCs/>
          <w:color w:val="auto"/>
        </w:rPr>
        <w:t>推</w:t>
      </w:r>
      <w:r w:rsidR="00147253">
        <w:rPr>
          <w:rStyle w:val="a5"/>
          <w:rFonts w:hint="eastAsia"/>
          <w:i w:val="0"/>
          <w:iCs/>
          <w:color w:val="auto"/>
        </w:rPr>
        <w:t>断</w:t>
      </w:r>
    </w:p>
    <w:p w14:paraId="2DDD80F0" w14:textId="35A11457" w:rsidR="00673657" w:rsidRDefault="00812C79" w:rsidP="00894C62">
      <w:pPr>
        <w:pStyle w:val="a6"/>
        <w:ind w:left="0" w:firstLineChars="200" w:firstLine="420"/>
        <w:jc w:val="both"/>
        <w:rPr>
          <w:rStyle w:val="a5"/>
          <w:rFonts w:hint="eastAsia"/>
          <w:b w:val="0"/>
          <w:bCs w:val="0"/>
        </w:rPr>
      </w:pPr>
      <w:r w:rsidRPr="006E5126">
        <w:rPr>
          <w:rStyle w:val="a5"/>
          <w:rFonts w:hint="eastAsia"/>
        </w:rPr>
        <w:t>H1：任务目标对自我优势效应的调节作用</w:t>
      </w:r>
      <w:r>
        <w:rPr>
          <w:rStyle w:val="a5"/>
          <w:rFonts w:hint="eastAsia"/>
          <w:b w:val="0"/>
          <w:bCs w:val="0"/>
        </w:rPr>
        <w:t>：</w:t>
      </w:r>
      <w:r w:rsidR="00DC1E98">
        <w:rPr>
          <w:rStyle w:val="a5"/>
          <w:rFonts w:hint="eastAsia"/>
          <w:b w:val="0"/>
          <w:bCs w:val="0"/>
        </w:rPr>
        <w:t>使用RT与ACC作为统计指标，</w:t>
      </w:r>
      <w:r>
        <w:rPr>
          <w:rStyle w:val="a5"/>
          <w:rFonts w:hint="eastAsia"/>
          <w:b w:val="0"/>
          <w:bCs w:val="0"/>
        </w:rPr>
        <w:t>检验任务目标与身份的交互作用，若存在交互作用，</w:t>
      </w:r>
      <w:r w:rsidR="00DC1E98">
        <w:rPr>
          <w:rStyle w:val="a5"/>
          <w:rFonts w:hint="eastAsia"/>
          <w:b w:val="0"/>
          <w:bCs w:val="0"/>
        </w:rPr>
        <w:t>则</w:t>
      </w:r>
      <w:r>
        <w:rPr>
          <w:rStyle w:val="a5"/>
          <w:rFonts w:hint="eastAsia"/>
          <w:b w:val="0"/>
          <w:bCs w:val="0"/>
        </w:rPr>
        <w:t>在不同任务目标下身份的表现不同。具体而言，</w:t>
      </w:r>
      <w:r w:rsidR="00E33D10">
        <w:rPr>
          <w:rStyle w:val="a5"/>
          <w:rFonts w:hint="eastAsia"/>
          <w:b w:val="0"/>
          <w:bCs w:val="0"/>
        </w:rPr>
        <w:t>将</w:t>
      </w:r>
      <w:r>
        <w:rPr>
          <w:rStyle w:val="a5"/>
          <w:rFonts w:hint="eastAsia"/>
          <w:b w:val="0"/>
          <w:bCs w:val="0"/>
        </w:rPr>
        <w:t xml:space="preserve">基于贝叶斯层级模型固定效应的后验分布，计算差异的差异：（自我 </w:t>
      </w:r>
      <w:r>
        <w:rPr>
          <w:rStyle w:val="a5"/>
          <w:b w:val="0"/>
          <w:bCs w:val="0"/>
        </w:rPr>
        <w:t>–</w:t>
      </w:r>
      <w:r>
        <w:rPr>
          <w:rStyle w:val="a5"/>
          <w:rFonts w:hint="eastAsia"/>
          <w:b w:val="0"/>
          <w:bCs w:val="0"/>
        </w:rPr>
        <w:t xml:space="preserve"> 朋友）</w:t>
      </w:r>
      <w:r w:rsidRPr="00812C79">
        <w:rPr>
          <w:rStyle w:val="a5"/>
          <w:rFonts w:hint="eastAsia"/>
          <w:b w:val="0"/>
          <w:bCs w:val="0"/>
          <w:vertAlign w:val="subscript"/>
        </w:rPr>
        <w:t>自我优先</w:t>
      </w:r>
      <w:r w:rsidR="00673657" w:rsidRPr="00673657">
        <w:rPr>
          <w:rStyle w:val="a5"/>
          <w:rFonts w:hint="eastAsia"/>
          <w:b w:val="0"/>
          <w:bCs w:val="0"/>
        </w:rPr>
        <w:t xml:space="preserve"> </w:t>
      </w:r>
      <w:r w:rsidR="00673657">
        <w:rPr>
          <w:rStyle w:val="a5"/>
          <w:rFonts w:hint="eastAsia"/>
          <w:b w:val="0"/>
          <w:bCs w:val="0"/>
        </w:rPr>
        <w:t xml:space="preserve">vs （自我 </w:t>
      </w:r>
      <w:r w:rsidR="00673657">
        <w:rPr>
          <w:rStyle w:val="a5"/>
          <w:b w:val="0"/>
          <w:bCs w:val="0"/>
        </w:rPr>
        <w:t>–</w:t>
      </w:r>
      <w:r w:rsidR="00673657">
        <w:rPr>
          <w:rStyle w:val="a5"/>
          <w:rFonts w:hint="eastAsia"/>
          <w:b w:val="0"/>
          <w:bCs w:val="0"/>
        </w:rPr>
        <w:t xml:space="preserve"> 朋友）</w:t>
      </w:r>
      <w:r w:rsidR="00673657">
        <w:rPr>
          <w:rStyle w:val="a5"/>
          <w:rFonts w:hint="eastAsia"/>
          <w:b w:val="0"/>
          <w:bCs w:val="0"/>
          <w:vertAlign w:val="subscript"/>
        </w:rPr>
        <w:t>朋友</w:t>
      </w:r>
      <w:r w:rsidR="00673657" w:rsidRPr="00812C79">
        <w:rPr>
          <w:rStyle w:val="a5"/>
          <w:rFonts w:hint="eastAsia"/>
          <w:b w:val="0"/>
          <w:bCs w:val="0"/>
          <w:vertAlign w:val="subscript"/>
        </w:rPr>
        <w:t>优先</w:t>
      </w:r>
      <w:r w:rsidR="00673657">
        <w:rPr>
          <w:rStyle w:val="a5"/>
          <w:rFonts w:hint="eastAsia"/>
          <w:b w:val="0"/>
          <w:bCs w:val="0"/>
        </w:rPr>
        <w:t xml:space="preserve">、（自我 </w:t>
      </w:r>
      <w:r w:rsidR="00673657">
        <w:rPr>
          <w:rStyle w:val="a5"/>
          <w:b w:val="0"/>
          <w:bCs w:val="0"/>
        </w:rPr>
        <w:t>–</w:t>
      </w:r>
      <w:r w:rsidR="00673657">
        <w:rPr>
          <w:rStyle w:val="a5"/>
          <w:rFonts w:hint="eastAsia"/>
          <w:b w:val="0"/>
          <w:bCs w:val="0"/>
        </w:rPr>
        <w:t xml:space="preserve"> 朋友）</w:t>
      </w:r>
      <w:r w:rsidR="00673657" w:rsidRPr="00812C79">
        <w:rPr>
          <w:rStyle w:val="a5"/>
          <w:rFonts w:hint="eastAsia"/>
          <w:b w:val="0"/>
          <w:bCs w:val="0"/>
          <w:vertAlign w:val="subscript"/>
        </w:rPr>
        <w:t>自我优先</w:t>
      </w:r>
      <w:r w:rsidR="00673657" w:rsidRPr="00673657">
        <w:rPr>
          <w:rStyle w:val="a5"/>
          <w:rFonts w:hint="eastAsia"/>
          <w:b w:val="0"/>
          <w:bCs w:val="0"/>
        </w:rPr>
        <w:t xml:space="preserve"> </w:t>
      </w:r>
      <w:r w:rsidR="00673657">
        <w:rPr>
          <w:rStyle w:val="a5"/>
          <w:rFonts w:hint="eastAsia"/>
          <w:b w:val="0"/>
          <w:bCs w:val="0"/>
        </w:rPr>
        <w:t xml:space="preserve">vs （自我 </w:t>
      </w:r>
      <w:r w:rsidR="00673657">
        <w:rPr>
          <w:rStyle w:val="a5"/>
          <w:b w:val="0"/>
          <w:bCs w:val="0"/>
        </w:rPr>
        <w:t>–</w:t>
      </w:r>
      <w:r w:rsidR="00673657">
        <w:rPr>
          <w:rStyle w:val="a5"/>
          <w:rFonts w:hint="eastAsia"/>
          <w:b w:val="0"/>
          <w:bCs w:val="0"/>
        </w:rPr>
        <w:t xml:space="preserve"> 朋友）</w:t>
      </w:r>
      <w:r w:rsidR="00673657">
        <w:rPr>
          <w:rStyle w:val="a5"/>
          <w:rFonts w:hint="eastAsia"/>
          <w:b w:val="0"/>
          <w:bCs w:val="0"/>
          <w:vertAlign w:val="subscript"/>
        </w:rPr>
        <w:t>生人</w:t>
      </w:r>
      <w:r w:rsidR="00673657" w:rsidRPr="00812C79">
        <w:rPr>
          <w:rStyle w:val="a5"/>
          <w:rFonts w:hint="eastAsia"/>
          <w:b w:val="0"/>
          <w:bCs w:val="0"/>
          <w:vertAlign w:val="subscript"/>
        </w:rPr>
        <w:t>优先</w:t>
      </w:r>
      <w:r w:rsidR="00673657">
        <w:rPr>
          <w:rStyle w:val="a5"/>
          <w:rFonts w:hint="eastAsia"/>
          <w:b w:val="0"/>
          <w:bCs w:val="0"/>
        </w:rPr>
        <w:t>、</w:t>
      </w:r>
      <w:r w:rsidR="00494899">
        <w:rPr>
          <w:rStyle w:val="a5"/>
          <w:rFonts w:hint="eastAsia"/>
          <w:b w:val="0"/>
          <w:bCs w:val="0"/>
        </w:rPr>
        <w:t xml:space="preserve">（自我 </w:t>
      </w:r>
      <w:r w:rsidR="00494899">
        <w:rPr>
          <w:rStyle w:val="a5"/>
          <w:b w:val="0"/>
          <w:bCs w:val="0"/>
        </w:rPr>
        <w:t>–</w:t>
      </w:r>
      <w:r w:rsidR="00494899">
        <w:rPr>
          <w:rStyle w:val="a5"/>
          <w:rFonts w:hint="eastAsia"/>
          <w:b w:val="0"/>
          <w:bCs w:val="0"/>
        </w:rPr>
        <w:t xml:space="preserve"> 生人）</w:t>
      </w:r>
      <w:r w:rsidR="00494899" w:rsidRPr="00812C79">
        <w:rPr>
          <w:rStyle w:val="a5"/>
          <w:rFonts w:hint="eastAsia"/>
          <w:b w:val="0"/>
          <w:bCs w:val="0"/>
          <w:vertAlign w:val="subscript"/>
        </w:rPr>
        <w:t>自我优先</w:t>
      </w:r>
      <w:r w:rsidR="00494899" w:rsidRPr="00673657">
        <w:rPr>
          <w:rStyle w:val="a5"/>
          <w:rFonts w:hint="eastAsia"/>
          <w:b w:val="0"/>
          <w:bCs w:val="0"/>
        </w:rPr>
        <w:t xml:space="preserve"> </w:t>
      </w:r>
      <w:r w:rsidR="00494899">
        <w:rPr>
          <w:rStyle w:val="a5"/>
          <w:rFonts w:hint="eastAsia"/>
          <w:b w:val="0"/>
          <w:bCs w:val="0"/>
        </w:rPr>
        <w:t xml:space="preserve">vs （自我 </w:t>
      </w:r>
      <w:r w:rsidR="00494899">
        <w:rPr>
          <w:rStyle w:val="a5"/>
          <w:b w:val="0"/>
          <w:bCs w:val="0"/>
        </w:rPr>
        <w:t>–</w:t>
      </w:r>
      <w:r w:rsidR="00494899">
        <w:rPr>
          <w:rStyle w:val="a5"/>
          <w:rFonts w:hint="eastAsia"/>
          <w:b w:val="0"/>
          <w:bCs w:val="0"/>
        </w:rPr>
        <w:t xml:space="preserve"> 生人）</w:t>
      </w:r>
      <w:r w:rsidR="00494899">
        <w:rPr>
          <w:rStyle w:val="a5"/>
          <w:rFonts w:hint="eastAsia"/>
          <w:b w:val="0"/>
          <w:bCs w:val="0"/>
          <w:vertAlign w:val="subscript"/>
        </w:rPr>
        <w:t>朋友</w:t>
      </w:r>
      <w:r w:rsidR="00494899" w:rsidRPr="00812C79">
        <w:rPr>
          <w:rStyle w:val="a5"/>
          <w:rFonts w:hint="eastAsia"/>
          <w:b w:val="0"/>
          <w:bCs w:val="0"/>
          <w:vertAlign w:val="subscript"/>
        </w:rPr>
        <w:t>优先</w:t>
      </w:r>
      <w:r w:rsidR="00494899">
        <w:rPr>
          <w:rStyle w:val="a5"/>
          <w:rFonts w:hint="eastAsia"/>
          <w:b w:val="0"/>
          <w:bCs w:val="0"/>
        </w:rPr>
        <w:t xml:space="preserve">、（自我 </w:t>
      </w:r>
      <w:r w:rsidR="00494899">
        <w:rPr>
          <w:rStyle w:val="a5"/>
          <w:b w:val="0"/>
          <w:bCs w:val="0"/>
        </w:rPr>
        <w:t>–</w:t>
      </w:r>
      <w:r w:rsidR="00494899">
        <w:rPr>
          <w:rStyle w:val="a5"/>
          <w:rFonts w:hint="eastAsia"/>
          <w:b w:val="0"/>
          <w:bCs w:val="0"/>
        </w:rPr>
        <w:t xml:space="preserve"> 生人）</w:t>
      </w:r>
      <w:r w:rsidR="00494899" w:rsidRPr="00812C79">
        <w:rPr>
          <w:rStyle w:val="a5"/>
          <w:rFonts w:hint="eastAsia"/>
          <w:b w:val="0"/>
          <w:bCs w:val="0"/>
          <w:vertAlign w:val="subscript"/>
        </w:rPr>
        <w:t>自我优先</w:t>
      </w:r>
      <w:r w:rsidR="00494899" w:rsidRPr="00673657">
        <w:rPr>
          <w:rStyle w:val="a5"/>
          <w:rFonts w:hint="eastAsia"/>
          <w:b w:val="0"/>
          <w:bCs w:val="0"/>
        </w:rPr>
        <w:t xml:space="preserve"> </w:t>
      </w:r>
      <w:r w:rsidR="00494899">
        <w:rPr>
          <w:rStyle w:val="a5"/>
          <w:rFonts w:hint="eastAsia"/>
          <w:b w:val="0"/>
          <w:bCs w:val="0"/>
        </w:rPr>
        <w:t xml:space="preserve">vs （自我 </w:t>
      </w:r>
      <w:r w:rsidR="00494899">
        <w:rPr>
          <w:rStyle w:val="a5"/>
          <w:b w:val="0"/>
          <w:bCs w:val="0"/>
        </w:rPr>
        <w:t>–</w:t>
      </w:r>
      <w:r w:rsidR="00494899">
        <w:rPr>
          <w:rStyle w:val="a5"/>
          <w:rFonts w:hint="eastAsia"/>
          <w:b w:val="0"/>
          <w:bCs w:val="0"/>
        </w:rPr>
        <w:t xml:space="preserve"> 生人）</w:t>
      </w:r>
      <w:r w:rsidR="00494899">
        <w:rPr>
          <w:rStyle w:val="a5"/>
          <w:rFonts w:hint="eastAsia"/>
          <w:b w:val="0"/>
          <w:bCs w:val="0"/>
          <w:vertAlign w:val="subscript"/>
        </w:rPr>
        <w:t>生人</w:t>
      </w:r>
      <w:r w:rsidR="00494899" w:rsidRPr="00812C79">
        <w:rPr>
          <w:rStyle w:val="a5"/>
          <w:rFonts w:hint="eastAsia"/>
          <w:b w:val="0"/>
          <w:bCs w:val="0"/>
          <w:vertAlign w:val="subscript"/>
        </w:rPr>
        <w:t>优先</w:t>
      </w:r>
      <w:r w:rsidR="00604AA8" w:rsidRPr="00604AA8">
        <w:rPr>
          <w:rStyle w:val="a5"/>
          <w:rFonts w:hint="eastAsia"/>
          <w:b w:val="0"/>
          <w:bCs w:val="0"/>
        </w:rPr>
        <w:t>。</w:t>
      </w:r>
      <w:r w:rsidR="00525C3B">
        <w:rPr>
          <w:rStyle w:val="a5"/>
          <w:rFonts w:hint="eastAsia"/>
          <w:b w:val="0"/>
          <w:bCs w:val="0"/>
        </w:rPr>
        <w:t>观察差异的差异95%HDI是否包含0，若包含0，则说明不存在不同任务目标下身份的表现不存在差异，若不包含0，则说明存在任务目标与身份的交互作用</w:t>
      </w:r>
      <w:r w:rsidR="001B291A">
        <w:rPr>
          <w:rStyle w:val="a5"/>
          <w:rFonts w:hint="eastAsia"/>
          <w:b w:val="0"/>
          <w:bCs w:val="0"/>
        </w:rPr>
        <w:t>，任务目标能够调节自我优势效应。</w:t>
      </w:r>
    </w:p>
    <w:p w14:paraId="52926B47" w14:textId="2FE8539E" w:rsidR="00884B04" w:rsidRDefault="00812C79" w:rsidP="00CD5CB4">
      <w:pPr>
        <w:pStyle w:val="a6"/>
        <w:ind w:left="0" w:firstLineChars="200" w:firstLine="420"/>
        <w:jc w:val="both"/>
        <w:rPr>
          <w:ins w:id="4" w:author="Chuan-Peng Hu" w:date="2025-12-23T14:15:00Z"/>
          <w:rStyle w:val="a5"/>
          <w:rFonts w:hint="eastAsia"/>
          <w:b w:val="0"/>
          <w:bCs w:val="0"/>
        </w:rPr>
      </w:pPr>
      <w:r w:rsidRPr="006E5126">
        <w:rPr>
          <w:rStyle w:val="a5"/>
          <w:rFonts w:hint="eastAsia"/>
        </w:rPr>
        <w:t>H2：</w:t>
      </w:r>
      <w:r w:rsidR="001C4027" w:rsidRPr="006E5126">
        <w:rPr>
          <w:rStyle w:val="a5"/>
          <w:rFonts w:hint="eastAsia"/>
        </w:rPr>
        <w:t>任务相关性对自我优势效应的影响</w:t>
      </w:r>
      <w:r w:rsidR="001C4027">
        <w:rPr>
          <w:rStyle w:val="a5"/>
          <w:rFonts w:hint="eastAsia"/>
          <w:b w:val="0"/>
          <w:bCs w:val="0"/>
        </w:rPr>
        <w:t>：对任务相关性两个水平分别建立贝叶斯层级模型，</w:t>
      </w:r>
      <w:r w:rsidR="006176D9">
        <w:rPr>
          <w:rStyle w:val="a5"/>
          <w:rFonts w:hint="eastAsia"/>
          <w:b w:val="0"/>
          <w:bCs w:val="0"/>
        </w:rPr>
        <w:t>基于贝叶斯层级模型固定效应的后验分布</w:t>
      </w:r>
      <w:r w:rsidR="00884B04">
        <w:rPr>
          <w:rStyle w:val="a5"/>
          <w:rFonts w:hint="eastAsia"/>
          <w:b w:val="0"/>
          <w:bCs w:val="0"/>
        </w:rPr>
        <w:t>及9</w:t>
      </w:r>
      <w:r w:rsidR="00884B04">
        <w:rPr>
          <w:rStyle w:val="a5"/>
          <w:b w:val="0"/>
          <w:bCs w:val="0"/>
        </w:rPr>
        <w:t xml:space="preserve">5% </w:t>
      </w:r>
      <w:r w:rsidR="00884B04">
        <w:rPr>
          <w:rStyle w:val="a5"/>
          <w:rFonts w:hint="eastAsia"/>
          <w:b w:val="0"/>
          <w:bCs w:val="0"/>
        </w:rPr>
        <w:t>HDI检验如下几个假设：</w:t>
      </w:r>
    </w:p>
    <w:p w14:paraId="1DDC13AB" w14:textId="02A6FDF1" w:rsidR="00812C79" w:rsidRDefault="00884B04" w:rsidP="00CD5CB4">
      <w:pPr>
        <w:pStyle w:val="a6"/>
        <w:ind w:left="0" w:firstLineChars="200" w:firstLine="420"/>
        <w:jc w:val="both"/>
        <w:rPr>
          <w:rStyle w:val="a5"/>
          <w:rFonts w:hint="eastAsia"/>
          <w:b w:val="0"/>
          <w:bCs w:val="0"/>
        </w:rPr>
      </w:pPr>
      <w:r>
        <w:rPr>
          <w:rStyle w:val="a5"/>
          <w:rFonts w:hint="eastAsia"/>
          <w:b w:val="0"/>
          <w:bCs w:val="0"/>
        </w:rPr>
        <w:t>（1）自我优势效应：在任务相关与任务无关条件下，使用RT与ACC分别计算条件间差异值的后验分布（RT</w:t>
      </w:r>
      <w:r w:rsidR="00701866" w:rsidRPr="001263E0">
        <w:rPr>
          <w:rStyle w:val="a5"/>
          <w:rFonts w:hint="eastAsia"/>
          <w:b w:val="0"/>
          <w:bCs w:val="0"/>
          <w:vertAlign w:val="subscript"/>
        </w:rPr>
        <w:t>自我</w:t>
      </w:r>
      <w:r w:rsidR="006176D9">
        <w:rPr>
          <w:rStyle w:val="a5"/>
          <w:rFonts w:hint="eastAsia"/>
          <w:b w:val="0"/>
          <w:bCs w:val="0"/>
        </w:rPr>
        <w:t>-</w:t>
      </w:r>
      <w:r>
        <w:rPr>
          <w:rStyle w:val="a5"/>
          <w:rFonts w:hint="eastAsia"/>
          <w:b w:val="0"/>
          <w:bCs w:val="0"/>
        </w:rPr>
        <w:t>RT</w:t>
      </w:r>
      <w:r w:rsidR="00701866" w:rsidRPr="001263E0">
        <w:rPr>
          <w:rStyle w:val="a5"/>
          <w:rFonts w:hint="eastAsia"/>
          <w:b w:val="0"/>
          <w:bCs w:val="0"/>
          <w:vertAlign w:val="subscript"/>
        </w:rPr>
        <w:t>朋友</w:t>
      </w:r>
      <w:r w:rsidR="00701866">
        <w:rPr>
          <w:rStyle w:val="a5"/>
          <w:rFonts w:hint="eastAsia"/>
          <w:b w:val="0"/>
          <w:bCs w:val="0"/>
        </w:rPr>
        <w:t>、</w:t>
      </w:r>
      <w:r>
        <w:rPr>
          <w:rStyle w:val="a5"/>
          <w:rFonts w:hint="eastAsia"/>
          <w:b w:val="0"/>
          <w:bCs w:val="0"/>
        </w:rPr>
        <w:t>ACC</w:t>
      </w:r>
      <w:r w:rsidR="006176D9" w:rsidRPr="001263E0">
        <w:rPr>
          <w:rStyle w:val="a5"/>
          <w:rFonts w:hint="eastAsia"/>
          <w:b w:val="0"/>
          <w:bCs w:val="0"/>
          <w:vertAlign w:val="subscript"/>
        </w:rPr>
        <w:t>自我</w:t>
      </w:r>
      <w:r w:rsidR="006176D9">
        <w:rPr>
          <w:rStyle w:val="a5"/>
          <w:rFonts w:hint="eastAsia"/>
          <w:b w:val="0"/>
          <w:bCs w:val="0"/>
        </w:rPr>
        <w:t>-</w:t>
      </w:r>
      <w:r>
        <w:rPr>
          <w:rStyle w:val="a5"/>
          <w:rFonts w:hint="eastAsia"/>
          <w:b w:val="0"/>
          <w:bCs w:val="0"/>
        </w:rPr>
        <w:t>ACC</w:t>
      </w:r>
      <w:r w:rsidR="00701866" w:rsidRPr="001263E0">
        <w:rPr>
          <w:rStyle w:val="a5"/>
          <w:rFonts w:hint="eastAsia"/>
          <w:b w:val="0"/>
          <w:bCs w:val="0"/>
          <w:vertAlign w:val="subscript"/>
        </w:rPr>
        <w:t>生人</w:t>
      </w:r>
      <w:r>
        <w:rPr>
          <w:rStyle w:val="a5"/>
          <w:rFonts w:hint="eastAsia"/>
          <w:b w:val="0"/>
          <w:bCs w:val="0"/>
        </w:rPr>
        <w:t>），如果</w:t>
      </w:r>
      <w:r w:rsidR="00701866">
        <w:rPr>
          <w:rStyle w:val="a5"/>
          <w:rFonts w:hint="eastAsia"/>
          <w:b w:val="0"/>
          <w:bCs w:val="0"/>
        </w:rPr>
        <w:t>差异的95%HDI包含0，</w:t>
      </w:r>
      <w:r>
        <w:rPr>
          <w:rStyle w:val="a5"/>
          <w:rFonts w:hint="eastAsia"/>
          <w:b w:val="0"/>
          <w:bCs w:val="0"/>
        </w:rPr>
        <w:t>则说明相应指标上的自我优势效应未出</w:t>
      </w:r>
      <w:r w:rsidR="001263E0">
        <w:rPr>
          <w:rStyle w:val="a5"/>
          <w:rFonts w:hint="eastAsia"/>
          <w:b w:val="0"/>
          <w:bCs w:val="0"/>
        </w:rPr>
        <w:t>现</w:t>
      </w:r>
      <w:r w:rsidR="006176D9">
        <w:rPr>
          <w:rStyle w:val="a5"/>
          <w:rFonts w:hint="eastAsia"/>
          <w:b w:val="0"/>
          <w:bCs w:val="0"/>
        </w:rPr>
        <w:t>。</w:t>
      </w:r>
    </w:p>
    <w:p w14:paraId="4FC94328" w14:textId="7EDC99EE" w:rsidR="00884B04" w:rsidRDefault="00884B04" w:rsidP="00CD5CB4">
      <w:pPr>
        <w:pStyle w:val="a6"/>
        <w:ind w:left="0" w:firstLineChars="200" w:firstLine="420"/>
        <w:jc w:val="both"/>
        <w:rPr>
          <w:rStyle w:val="a5"/>
          <w:rFonts w:hint="eastAsia"/>
          <w:b w:val="0"/>
          <w:bCs w:val="0"/>
        </w:rPr>
      </w:pPr>
      <w:r>
        <w:rPr>
          <w:rStyle w:val="a5"/>
          <w:b w:val="0"/>
          <w:bCs w:val="0"/>
        </w:rPr>
        <w:t>(</w:t>
      </w:r>
      <w:r>
        <w:rPr>
          <w:rStyle w:val="a5"/>
          <w:rFonts w:hint="eastAsia"/>
          <w:b w:val="0"/>
          <w:bCs w:val="0"/>
        </w:rPr>
        <w:t>2）任务相关性对自我优势的调节作用：对任务相关与任务无关于自我优势效应的后</w:t>
      </w:r>
      <w:proofErr w:type="gramStart"/>
      <w:r>
        <w:rPr>
          <w:rStyle w:val="a5"/>
          <w:rFonts w:hint="eastAsia"/>
          <w:b w:val="0"/>
          <w:bCs w:val="0"/>
        </w:rPr>
        <w:t>验</w:t>
      </w:r>
      <w:r>
        <w:rPr>
          <w:rStyle w:val="a5"/>
          <w:rFonts w:hint="eastAsia"/>
          <w:b w:val="0"/>
          <w:bCs w:val="0"/>
        </w:rPr>
        <w:lastRenderedPageBreak/>
        <w:t>进行</w:t>
      </w:r>
      <w:proofErr w:type="gramEnd"/>
      <w:r>
        <w:rPr>
          <w:rStyle w:val="a5"/>
          <w:rFonts w:hint="eastAsia"/>
          <w:b w:val="0"/>
          <w:bCs w:val="0"/>
        </w:rPr>
        <w:t>比较</w:t>
      </w:r>
      <w:r w:rsidR="00E33D10">
        <w:rPr>
          <w:rStyle w:val="a5"/>
          <w:rFonts w:hint="eastAsia"/>
          <w:b w:val="0"/>
          <w:bCs w:val="0"/>
        </w:rPr>
        <w:t>。具体而言，在</w:t>
      </w:r>
      <w:r>
        <w:rPr>
          <w:rStyle w:val="a5"/>
          <w:rFonts w:hint="eastAsia"/>
          <w:b w:val="0"/>
          <w:bCs w:val="0"/>
        </w:rPr>
        <w:t>RT数据中，进行（RT</w:t>
      </w:r>
      <w:r w:rsidRPr="00BA6606">
        <w:rPr>
          <w:rStyle w:val="a5"/>
          <w:rFonts w:hint="eastAsia"/>
          <w:b w:val="0"/>
          <w:bCs w:val="0"/>
          <w:vertAlign w:val="subscript"/>
        </w:rPr>
        <w:t>自我</w:t>
      </w:r>
      <w:r>
        <w:rPr>
          <w:rStyle w:val="a5"/>
          <w:rFonts w:hint="eastAsia"/>
          <w:b w:val="0"/>
          <w:bCs w:val="0"/>
        </w:rPr>
        <w:t>-RT</w:t>
      </w:r>
      <w:r w:rsidRPr="00BA6606">
        <w:rPr>
          <w:rStyle w:val="a5"/>
          <w:rFonts w:hint="eastAsia"/>
          <w:b w:val="0"/>
          <w:bCs w:val="0"/>
          <w:vertAlign w:val="subscript"/>
        </w:rPr>
        <w:t>朋友</w:t>
      </w:r>
      <w:r w:rsidRPr="001263E0">
        <w:rPr>
          <w:rStyle w:val="a5"/>
          <w:rFonts w:hint="eastAsia"/>
          <w:b w:val="0"/>
          <w:bCs w:val="0"/>
        </w:rPr>
        <w:t>）</w:t>
      </w:r>
      <w:r w:rsidRPr="001263E0">
        <w:rPr>
          <w:rStyle w:val="a5"/>
          <w:rFonts w:hint="eastAsia"/>
          <w:b w:val="0"/>
          <w:bCs w:val="0"/>
          <w:vertAlign w:val="subscript"/>
        </w:rPr>
        <w:t>任务相关</w:t>
      </w:r>
      <w:r>
        <w:rPr>
          <w:rStyle w:val="a5"/>
          <w:rFonts w:hint="eastAsia"/>
          <w:b w:val="0"/>
          <w:bCs w:val="0"/>
        </w:rPr>
        <w:t xml:space="preserve"> </w:t>
      </w:r>
      <w:r>
        <w:rPr>
          <w:rStyle w:val="a5"/>
          <w:b w:val="0"/>
          <w:bCs w:val="0"/>
        </w:rPr>
        <w:t xml:space="preserve">- </w:t>
      </w:r>
      <w:r>
        <w:rPr>
          <w:rStyle w:val="a5"/>
          <w:rFonts w:hint="eastAsia"/>
          <w:b w:val="0"/>
          <w:bCs w:val="0"/>
        </w:rPr>
        <w:t>（RT</w:t>
      </w:r>
      <w:r w:rsidRPr="00BA6606">
        <w:rPr>
          <w:rStyle w:val="a5"/>
          <w:rFonts w:hint="eastAsia"/>
          <w:b w:val="0"/>
          <w:bCs w:val="0"/>
          <w:vertAlign w:val="subscript"/>
        </w:rPr>
        <w:t>自我</w:t>
      </w:r>
      <w:r>
        <w:rPr>
          <w:rStyle w:val="a5"/>
          <w:rFonts w:hint="eastAsia"/>
          <w:b w:val="0"/>
          <w:bCs w:val="0"/>
        </w:rPr>
        <w:t>-RT</w:t>
      </w:r>
      <w:r w:rsidRPr="00BA6606">
        <w:rPr>
          <w:rStyle w:val="a5"/>
          <w:rFonts w:hint="eastAsia"/>
          <w:b w:val="0"/>
          <w:bCs w:val="0"/>
          <w:vertAlign w:val="subscript"/>
        </w:rPr>
        <w:t>朋友</w:t>
      </w:r>
      <w:r w:rsidRPr="00BA6606">
        <w:rPr>
          <w:rStyle w:val="a5"/>
          <w:rFonts w:hint="eastAsia"/>
          <w:b w:val="0"/>
          <w:bCs w:val="0"/>
        </w:rPr>
        <w:t>）</w:t>
      </w:r>
      <w:r w:rsidRPr="001263E0">
        <w:rPr>
          <w:rStyle w:val="a5"/>
          <w:rFonts w:hint="eastAsia"/>
          <w:b w:val="0"/>
          <w:bCs w:val="0"/>
          <w:vertAlign w:val="subscript"/>
        </w:rPr>
        <w:t>任务无关</w:t>
      </w:r>
      <w:r>
        <w:rPr>
          <w:rStyle w:val="a5"/>
          <w:rFonts w:hint="eastAsia"/>
          <w:b w:val="0"/>
          <w:bCs w:val="0"/>
        </w:rPr>
        <w:t xml:space="preserve"> ，如果差异的9</w:t>
      </w:r>
      <w:r>
        <w:rPr>
          <w:rStyle w:val="a5"/>
          <w:b w:val="0"/>
          <w:bCs w:val="0"/>
        </w:rPr>
        <w:t>5%</w:t>
      </w:r>
      <w:r>
        <w:rPr>
          <w:rStyle w:val="a5"/>
          <w:rFonts w:hint="eastAsia"/>
          <w:b w:val="0"/>
          <w:bCs w:val="0"/>
        </w:rPr>
        <w:t xml:space="preserve">HDI包含0，则说明未观察到调节效应，如果不包含0，则说明调节效应出现。 </w:t>
      </w:r>
    </w:p>
    <w:p w14:paraId="24AD9DBB" w14:textId="11959EF6" w:rsidR="0065710B" w:rsidRDefault="00812C79" w:rsidP="00946D6E">
      <w:pPr>
        <w:pStyle w:val="a6"/>
        <w:ind w:left="0" w:firstLineChars="200" w:firstLine="420"/>
        <w:jc w:val="both"/>
        <w:rPr>
          <w:rStyle w:val="a5"/>
          <w:rFonts w:hint="eastAsia"/>
          <w:b w:val="0"/>
          <w:bCs w:val="0"/>
        </w:rPr>
      </w:pPr>
      <w:r w:rsidRPr="006E5126">
        <w:rPr>
          <w:rStyle w:val="a5"/>
          <w:rFonts w:hint="eastAsia"/>
        </w:rPr>
        <w:t>H3：</w:t>
      </w:r>
      <w:r w:rsidR="009C1C65">
        <w:rPr>
          <w:rStyle w:val="a5"/>
          <w:rFonts w:hint="eastAsia"/>
        </w:rPr>
        <w:t>认知负荷</w:t>
      </w:r>
      <w:r w:rsidR="00151ACA">
        <w:rPr>
          <w:rStyle w:val="a5"/>
          <w:rFonts w:hint="eastAsia"/>
        </w:rPr>
        <w:t>对自我优势效应的影响</w:t>
      </w:r>
      <w:r w:rsidR="00CD5CB4">
        <w:rPr>
          <w:rStyle w:val="a5"/>
          <w:rFonts w:hint="eastAsia"/>
          <w:b w:val="0"/>
          <w:bCs w:val="0"/>
        </w:rPr>
        <w:t>：</w:t>
      </w:r>
      <w:r w:rsidR="00DC1E98">
        <w:rPr>
          <w:rStyle w:val="a5"/>
          <w:rFonts w:hint="eastAsia"/>
          <w:b w:val="0"/>
          <w:bCs w:val="0"/>
        </w:rPr>
        <w:t>使用RT与ACC作为统计指标，</w:t>
      </w:r>
      <w:r w:rsidR="00DC632C">
        <w:rPr>
          <w:rStyle w:val="a5"/>
          <w:rFonts w:hint="eastAsia"/>
          <w:b w:val="0"/>
          <w:bCs w:val="0"/>
        </w:rPr>
        <w:t>对任务相关性两个水平</w:t>
      </w:r>
      <w:r w:rsidR="0065710B">
        <w:rPr>
          <w:rStyle w:val="a5"/>
          <w:rFonts w:hint="eastAsia"/>
          <w:b w:val="0"/>
          <w:bCs w:val="0"/>
        </w:rPr>
        <w:t>分别</w:t>
      </w:r>
      <w:r w:rsidR="00DC632C">
        <w:rPr>
          <w:rStyle w:val="a5"/>
          <w:rFonts w:hint="eastAsia"/>
          <w:b w:val="0"/>
          <w:bCs w:val="0"/>
        </w:rPr>
        <w:t>建立贝叶斯层级模型，</w:t>
      </w:r>
      <w:r w:rsidR="0065710B">
        <w:rPr>
          <w:rStyle w:val="a5"/>
          <w:rFonts w:hint="eastAsia"/>
          <w:b w:val="0"/>
          <w:bCs w:val="0"/>
        </w:rPr>
        <w:t>基于贝叶斯层级模型固定效应的后验分布及9</w:t>
      </w:r>
      <w:r w:rsidR="0065710B">
        <w:rPr>
          <w:rStyle w:val="a5"/>
          <w:b w:val="0"/>
          <w:bCs w:val="0"/>
        </w:rPr>
        <w:t xml:space="preserve">5% </w:t>
      </w:r>
      <w:r w:rsidR="0065710B">
        <w:rPr>
          <w:rStyle w:val="a5"/>
          <w:rFonts w:hint="eastAsia"/>
          <w:b w:val="0"/>
          <w:bCs w:val="0"/>
        </w:rPr>
        <w:t>HDI检验如下几个假设：</w:t>
      </w:r>
    </w:p>
    <w:p w14:paraId="3DD31A44" w14:textId="346AE601" w:rsidR="009C1C65" w:rsidRDefault="0065710B" w:rsidP="00946D6E">
      <w:pPr>
        <w:pStyle w:val="a6"/>
        <w:ind w:left="0" w:firstLineChars="200" w:firstLine="420"/>
        <w:jc w:val="both"/>
        <w:rPr>
          <w:rStyle w:val="a5"/>
          <w:rFonts w:hint="eastAsia"/>
          <w:b w:val="0"/>
          <w:bCs w:val="0"/>
        </w:rPr>
      </w:pPr>
      <w:r>
        <w:rPr>
          <w:rStyle w:val="a5"/>
          <w:rFonts w:hint="eastAsia"/>
          <w:b w:val="0"/>
          <w:bCs w:val="0"/>
        </w:rPr>
        <w:t>（1）</w:t>
      </w:r>
      <w:r w:rsidR="00EC5DFE">
        <w:rPr>
          <w:rStyle w:val="a5"/>
          <w:rFonts w:hint="eastAsia"/>
          <w:b w:val="0"/>
          <w:bCs w:val="0"/>
        </w:rPr>
        <w:t>自我优势效应：在任务相关与任务无关条件下，分别计算</w:t>
      </w:r>
      <w:r w:rsidR="00DC1E98">
        <w:rPr>
          <w:rStyle w:val="a5"/>
          <w:rFonts w:hint="eastAsia"/>
          <w:b w:val="0"/>
          <w:bCs w:val="0"/>
        </w:rPr>
        <w:t>身份</w:t>
      </w:r>
      <w:r w:rsidR="00EC5DFE">
        <w:rPr>
          <w:rStyle w:val="a5"/>
          <w:rFonts w:hint="eastAsia"/>
          <w:b w:val="0"/>
          <w:bCs w:val="0"/>
        </w:rPr>
        <w:t>条件间差异值的后验分布</w:t>
      </w:r>
      <w:r w:rsidR="00DC1E98">
        <w:rPr>
          <w:rStyle w:val="a5"/>
          <w:rFonts w:hint="eastAsia"/>
          <w:b w:val="0"/>
          <w:bCs w:val="0"/>
        </w:rPr>
        <w:t>：RT</w:t>
      </w:r>
      <w:r w:rsidR="00DC1E98" w:rsidRPr="00BA6606">
        <w:rPr>
          <w:rStyle w:val="a5"/>
          <w:rFonts w:hint="eastAsia"/>
          <w:b w:val="0"/>
          <w:bCs w:val="0"/>
          <w:vertAlign w:val="subscript"/>
        </w:rPr>
        <w:t>自我</w:t>
      </w:r>
      <w:r w:rsidR="00DC1E98">
        <w:rPr>
          <w:rStyle w:val="a5"/>
          <w:rFonts w:hint="eastAsia"/>
          <w:b w:val="0"/>
          <w:bCs w:val="0"/>
        </w:rPr>
        <w:t>-RT</w:t>
      </w:r>
      <w:r w:rsidR="00DC1E98">
        <w:rPr>
          <w:rStyle w:val="a5"/>
          <w:rFonts w:hint="eastAsia"/>
          <w:b w:val="0"/>
          <w:bCs w:val="0"/>
          <w:vertAlign w:val="subscript"/>
        </w:rPr>
        <w:t>生人</w:t>
      </w:r>
      <w:r w:rsidR="00DC1E98">
        <w:rPr>
          <w:rStyle w:val="a5"/>
          <w:rFonts w:hint="eastAsia"/>
          <w:b w:val="0"/>
          <w:bCs w:val="0"/>
        </w:rPr>
        <w:t>，ACC</w:t>
      </w:r>
      <w:r w:rsidR="00DC1E98" w:rsidRPr="00BA6606">
        <w:rPr>
          <w:rStyle w:val="a5"/>
          <w:rFonts w:hint="eastAsia"/>
          <w:b w:val="0"/>
          <w:bCs w:val="0"/>
          <w:vertAlign w:val="subscript"/>
        </w:rPr>
        <w:t>自我</w:t>
      </w:r>
      <w:r w:rsidR="00DC1E98">
        <w:rPr>
          <w:rStyle w:val="a5"/>
          <w:rFonts w:hint="eastAsia"/>
          <w:b w:val="0"/>
          <w:bCs w:val="0"/>
        </w:rPr>
        <w:t>-ACC</w:t>
      </w:r>
      <w:r w:rsidR="00DC1E98">
        <w:rPr>
          <w:rStyle w:val="a5"/>
          <w:rFonts w:hint="eastAsia"/>
          <w:b w:val="0"/>
          <w:bCs w:val="0"/>
          <w:vertAlign w:val="subscript"/>
        </w:rPr>
        <w:t>生人</w:t>
      </w:r>
      <w:r w:rsidR="00EC5DFE">
        <w:rPr>
          <w:rStyle w:val="a5"/>
          <w:rFonts w:hint="eastAsia"/>
          <w:b w:val="0"/>
          <w:bCs w:val="0"/>
        </w:rPr>
        <w:t>，如果差异的95%HDI包含0，则说明相应指标上的自我优势效应未出现。</w:t>
      </w:r>
    </w:p>
    <w:p w14:paraId="346AE566" w14:textId="5B3BBD33" w:rsidR="0034294C" w:rsidRPr="0034294C" w:rsidRDefault="0034294C" w:rsidP="0034294C">
      <w:pPr>
        <w:pStyle w:val="a6"/>
        <w:ind w:left="0" w:firstLineChars="200" w:firstLine="420"/>
        <w:jc w:val="both"/>
        <w:rPr>
          <w:rStyle w:val="a5"/>
          <w:rFonts w:hint="eastAsia"/>
          <w:b w:val="0"/>
          <w:bCs w:val="0"/>
        </w:rPr>
      </w:pPr>
      <w:r>
        <w:rPr>
          <w:rStyle w:val="a5"/>
          <w:b w:val="0"/>
          <w:bCs w:val="0"/>
        </w:rPr>
        <w:t>(</w:t>
      </w:r>
      <w:r>
        <w:rPr>
          <w:rStyle w:val="a5"/>
          <w:rFonts w:hint="eastAsia"/>
          <w:b w:val="0"/>
          <w:bCs w:val="0"/>
        </w:rPr>
        <w:t>2）任务相关性对自我优势的调节作用：对任务相关与任务无关于自我优势效应的后</w:t>
      </w:r>
      <w:proofErr w:type="gramStart"/>
      <w:r>
        <w:rPr>
          <w:rStyle w:val="a5"/>
          <w:rFonts w:hint="eastAsia"/>
          <w:b w:val="0"/>
          <w:bCs w:val="0"/>
        </w:rPr>
        <w:t>验进行</w:t>
      </w:r>
      <w:proofErr w:type="gramEnd"/>
      <w:r>
        <w:rPr>
          <w:rStyle w:val="a5"/>
          <w:rFonts w:hint="eastAsia"/>
          <w:b w:val="0"/>
          <w:bCs w:val="0"/>
        </w:rPr>
        <w:t>比较。具体而言，在RT数据中，进行（RT</w:t>
      </w:r>
      <w:r w:rsidRPr="00BA6606">
        <w:rPr>
          <w:rStyle w:val="a5"/>
          <w:rFonts w:hint="eastAsia"/>
          <w:b w:val="0"/>
          <w:bCs w:val="0"/>
          <w:vertAlign w:val="subscript"/>
        </w:rPr>
        <w:t>自我</w:t>
      </w:r>
      <w:r>
        <w:rPr>
          <w:rStyle w:val="a5"/>
          <w:rFonts w:hint="eastAsia"/>
          <w:b w:val="0"/>
          <w:bCs w:val="0"/>
        </w:rPr>
        <w:t>-RT</w:t>
      </w:r>
      <w:r>
        <w:rPr>
          <w:rStyle w:val="a5"/>
          <w:rFonts w:hint="eastAsia"/>
          <w:b w:val="0"/>
          <w:bCs w:val="0"/>
          <w:vertAlign w:val="subscript"/>
        </w:rPr>
        <w:t>生人</w:t>
      </w:r>
      <w:r w:rsidRPr="001263E0">
        <w:rPr>
          <w:rStyle w:val="a5"/>
          <w:rFonts w:hint="eastAsia"/>
          <w:b w:val="0"/>
          <w:bCs w:val="0"/>
        </w:rPr>
        <w:t>）</w:t>
      </w:r>
      <w:r w:rsidRPr="001263E0">
        <w:rPr>
          <w:rStyle w:val="a5"/>
          <w:rFonts w:hint="eastAsia"/>
          <w:b w:val="0"/>
          <w:bCs w:val="0"/>
          <w:vertAlign w:val="subscript"/>
        </w:rPr>
        <w:t>任务相关</w:t>
      </w:r>
      <w:r>
        <w:rPr>
          <w:rStyle w:val="a5"/>
          <w:rFonts w:hint="eastAsia"/>
          <w:b w:val="0"/>
          <w:bCs w:val="0"/>
        </w:rPr>
        <w:t xml:space="preserve"> </w:t>
      </w:r>
      <w:r>
        <w:rPr>
          <w:rStyle w:val="a5"/>
          <w:b w:val="0"/>
          <w:bCs w:val="0"/>
        </w:rPr>
        <w:t xml:space="preserve">- </w:t>
      </w:r>
      <w:r>
        <w:rPr>
          <w:rStyle w:val="a5"/>
          <w:rFonts w:hint="eastAsia"/>
          <w:b w:val="0"/>
          <w:bCs w:val="0"/>
        </w:rPr>
        <w:t>（RT</w:t>
      </w:r>
      <w:r w:rsidRPr="00BA6606">
        <w:rPr>
          <w:rStyle w:val="a5"/>
          <w:rFonts w:hint="eastAsia"/>
          <w:b w:val="0"/>
          <w:bCs w:val="0"/>
          <w:vertAlign w:val="subscript"/>
        </w:rPr>
        <w:t>自我</w:t>
      </w:r>
      <w:r>
        <w:rPr>
          <w:rStyle w:val="a5"/>
          <w:rFonts w:hint="eastAsia"/>
          <w:b w:val="0"/>
          <w:bCs w:val="0"/>
        </w:rPr>
        <w:t>-RT</w:t>
      </w:r>
      <w:r>
        <w:rPr>
          <w:rStyle w:val="a5"/>
          <w:rFonts w:hint="eastAsia"/>
          <w:b w:val="0"/>
          <w:bCs w:val="0"/>
          <w:vertAlign w:val="subscript"/>
        </w:rPr>
        <w:t>生人</w:t>
      </w:r>
      <w:r w:rsidRPr="00BA6606">
        <w:rPr>
          <w:rStyle w:val="a5"/>
          <w:rFonts w:hint="eastAsia"/>
          <w:b w:val="0"/>
          <w:bCs w:val="0"/>
        </w:rPr>
        <w:t>）</w:t>
      </w:r>
      <w:r w:rsidRPr="001263E0">
        <w:rPr>
          <w:rStyle w:val="a5"/>
          <w:rFonts w:hint="eastAsia"/>
          <w:b w:val="0"/>
          <w:bCs w:val="0"/>
          <w:vertAlign w:val="subscript"/>
        </w:rPr>
        <w:t>任务无关</w:t>
      </w:r>
      <w:r>
        <w:rPr>
          <w:rStyle w:val="a5"/>
          <w:rFonts w:hint="eastAsia"/>
          <w:b w:val="0"/>
          <w:bCs w:val="0"/>
        </w:rPr>
        <w:t xml:space="preserve"> ，如果差异的9</w:t>
      </w:r>
      <w:r>
        <w:rPr>
          <w:rStyle w:val="a5"/>
          <w:b w:val="0"/>
          <w:bCs w:val="0"/>
        </w:rPr>
        <w:t>5%</w:t>
      </w:r>
      <w:r>
        <w:rPr>
          <w:rStyle w:val="a5"/>
          <w:rFonts w:hint="eastAsia"/>
          <w:b w:val="0"/>
          <w:bCs w:val="0"/>
        </w:rPr>
        <w:t xml:space="preserve">HDI包含0，则说明未观察到调节效应，如果不包含0，则说明存在任务相关性对自我优势的调节。 </w:t>
      </w:r>
    </w:p>
    <w:p w14:paraId="54AAC973" w14:textId="6BC2BCA0" w:rsidR="003A4534" w:rsidRPr="003A4534" w:rsidDel="0091451D" w:rsidRDefault="009C1C65" w:rsidP="00946D6E">
      <w:pPr>
        <w:pStyle w:val="a6"/>
        <w:ind w:left="0" w:firstLineChars="200" w:firstLine="420"/>
        <w:jc w:val="both"/>
        <w:rPr>
          <w:del w:id="5" w:author="Jiaqi Wu" w:date="2025-12-26T15:49:00Z" w16du:dateUtc="2025-12-26T07:49:00Z"/>
          <w:rStyle w:val="a5"/>
          <w:rFonts w:hint="eastAsia"/>
          <w:b w:val="0"/>
          <w:bCs w:val="0"/>
        </w:rPr>
      </w:pPr>
      <w:r>
        <w:rPr>
          <w:rStyle w:val="a5"/>
          <w:rFonts w:hint="eastAsia"/>
          <w:b w:val="0"/>
          <w:bCs w:val="0"/>
        </w:rPr>
        <w:t>（</w:t>
      </w:r>
      <w:r w:rsidR="00EE0FF8">
        <w:rPr>
          <w:rStyle w:val="a5"/>
          <w:rFonts w:hint="eastAsia"/>
          <w:b w:val="0"/>
          <w:bCs w:val="0"/>
        </w:rPr>
        <w:t>3</w:t>
      </w:r>
      <w:r>
        <w:rPr>
          <w:rStyle w:val="a5"/>
          <w:rFonts w:hint="eastAsia"/>
          <w:b w:val="0"/>
          <w:bCs w:val="0"/>
        </w:rPr>
        <w:t>）</w:t>
      </w:r>
      <w:r w:rsidR="00EE0FF8">
        <w:rPr>
          <w:rStyle w:val="a5"/>
          <w:rFonts w:hint="eastAsia"/>
          <w:b w:val="0"/>
          <w:bCs w:val="0"/>
        </w:rPr>
        <w:t>自我信息的加工方式：</w:t>
      </w:r>
      <w:r w:rsidR="00DC1E98">
        <w:rPr>
          <w:rStyle w:val="a5"/>
          <w:rFonts w:hint="eastAsia"/>
          <w:b w:val="0"/>
          <w:bCs w:val="0"/>
        </w:rPr>
        <w:t>在任务相关与任务无关条件下，分别</w:t>
      </w:r>
      <w:proofErr w:type="gramStart"/>
      <w:r w:rsidR="00DC1E98">
        <w:rPr>
          <w:rStyle w:val="a5"/>
          <w:rFonts w:hint="eastAsia"/>
          <w:b w:val="0"/>
          <w:bCs w:val="0"/>
        </w:rPr>
        <w:t>计算高</w:t>
      </w:r>
      <w:proofErr w:type="gramEnd"/>
      <w:r w:rsidR="00DC1E98">
        <w:rPr>
          <w:rStyle w:val="a5"/>
          <w:rFonts w:hint="eastAsia"/>
          <w:b w:val="0"/>
          <w:bCs w:val="0"/>
        </w:rPr>
        <w:t>负荷与低负荷于自我优势效应的后验分布差异</w:t>
      </w:r>
      <w:r w:rsidR="00E33D10">
        <w:rPr>
          <w:rStyle w:val="a5"/>
          <w:rFonts w:hint="eastAsia"/>
          <w:b w:val="0"/>
          <w:bCs w:val="0"/>
        </w:rPr>
        <w:t>。具体而言，在</w:t>
      </w:r>
      <w:r w:rsidR="00975C3F">
        <w:rPr>
          <w:rStyle w:val="a5"/>
          <w:rFonts w:hint="eastAsia"/>
          <w:b w:val="0"/>
          <w:bCs w:val="0"/>
        </w:rPr>
        <w:t>RT数据中，进行（RT</w:t>
      </w:r>
      <w:r w:rsidR="00975C3F" w:rsidRPr="00975C3F">
        <w:rPr>
          <w:rStyle w:val="a5"/>
          <w:rFonts w:hint="eastAsia"/>
          <w:b w:val="0"/>
          <w:bCs w:val="0"/>
          <w:vertAlign w:val="subscript"/>
        </w:rPr>
        <w:t>自我</w:t>
      </w:r>
      <w:r w:rsidR="00975C3F">
        <w:rPr>
          <w:rStyle w:val="a5"/>
          <w:rFonts w:hint="eastAsia"/>
          <w:b w:val="0"/>
          <w:bCs w:val="0"/>
        </w:rPr>
        <w:t xml:space="preserve"> </w:t>
      </w:r>
      <w:r w:rsidR="00975C3F">
        <w:rPr>
          <w:rStyle w:val="a5"/>
          <w:b w:val="0"/>
          <w:bCs w:val="0"/>
        </w:rPr>
        <w:t>–</w:t>
      </w:r>
      <w:r w:rsidR="00975C3F">
        <w:rPr>
          <w:rStyle w:val="a5"/>
          <w:rFonts w:hint="eastAsia"/>
          <w:b w:val="0"/>
          <w:bCs w:val="0"/>
        </w:rPr>
        <w:t xml:space="preserve"> RT</w:t>
      </w:r>
      <w:r w:rsidR="00975C3F" w:rsidRPr="00975C3F">
        <w:rPr>
          <w:rStyle w:val="a5"/>
          <w:rFonts w:hint="eastAsia"/>
          <w:b w:val="0"/>
          <w:bCs w:val="0"/>
          <w:vertAlign w:val="subscript"/>
        </w:rPr>
        <w:t>生人</w:t>
      </w:r>
      <w:r w:rsidR="00975C3F">
        <w:rPr>
          <w:rStyle w:val="a5"/>
          <w:rFonts w:hint="eastAsia"/>
          <w:b w:val="0"/>
          <w:bCs w:val="0"/>
        </w:rPr>
        <w:t>）</w:t>
      </w:r>
      <w:r w:rsidR="00EE0FF8">
        <w:rPr>
          <w:rStyle w:val="a5"/>
          <w:rFonts w:hint="eastAsia"/>
          <w:b w:val="0"/>
          <w:bCs w:val="0"/>
          <w:vertAlign w:val="subscript"/>
        </w:rPr>
        <w:t>低</w:t>
      </w:r>
      <w:r w:rsidR="00975C3F">
        <w:rPr>
          <w:rStyle w:val="a5"/>
          <w:rFonts w:hint="eastAsia"/>
          <w:b w:val="0"/>
          <w:bCs w:val="0"/>
          <w:vertAlign w:val="subscript"/>
        </w:rPr>
        <w:t>负荷</w:t>
      </w:r>
      <w:r w:rsidR="00975C3F" w:rsidRPr="00673657">
        <w:rPr>
          <w:rStyle w:val="a5"/>
          <w:rFonts w:hint="eastAsia"/>
          <w:b w:val="0"/>
          <w:bCs w:val="0"/>
        </w:rPr>
        <w:t xml:space="preserve"> </w:t>
      </w:r>
      <w:r w:rsidR="00151ACA">
        <w:rPr>
          <w:rStyle w:val="a5"/>
          <w:rFonts w:hint="eastAsia"/>
          <w:b w:val="0"/>
          <w:bCs w:val="0"/>
        </w:rPr>
        <w:t>-</w:t>
      </w:r>
      <w:r w:rsidR="00975C3F">
        <w:rPr>
          <w:rStyle w:val="a5"/>
          <w:rFonts w:hint="eastAsia"/>
          <w:b w:val="0"/>
          <w:bCs w:val="0"/>
        </w:rPr>
        <w:t xml:space="preserve"> （RT</w:t>
      </w:r>
      <w:r w:rsidR="00975C3F" w:rsidRPr="00975C3F">
        <w:rPr>
          <w:rStyle w:val="a5"/>
          <w:rFonts w:hint="eastAsia"/>
          <w:b w:val="0"/>
          <w:bCs w:val="0"/>
          <w:vertAlign w:val="subscript"/>
        </w:rPr>
        <w:t>自我</w:t>
      </w:r>
      <w:r w:rsidR="00975C3F">
        <w:rPr>
          <w:rStyle w:val="a5"/>
          <w:rFonts w:hint="eastAsia"/>
          <w:b w:val="0"/>
          <w:bCs w:val="0"/>
        </w:rPr>
        <w:t xml:space="preserve"> </w:t>
      </w:r>
      <w:r w:rsidR="00975C3F">
        <w:rPr>
          <w:rStyle w:val="a5"/>
          <w:b w:val="0"/>
          <w:bCs w:val="0"/>
        </w:rPr>
        <w:t>–</w:t>
      </w:r>
      <w:r w:rsidR="00975C3F">
        <w:rPr>
          <w:rStyle w:val="a5"/>
          <w:rFonts w:hint="eastAsia"/>
          <w:b w:val="0"/>
          <w:bCs w:val="0"/>
        </w:rPr>
        <w:t xml:space="preserve"> RT</w:t>
      </w:r>
      <w:r w:rsidR="00975C3F" w:rsidRPr="00975C3F">
        <w:rPr>
          <w:rStyle w:val="a5"/>
          <w:rFonts w:hint="eastAsia"/>
          <w:b w:val="0"/>
          <w:bCs w:val="0"/>
          <w:vertAlign w:val="subscript"/>
        </w:rPr>
        <w:t>生人</w:t>
      </w:r>
      <w:r w:rsidR="00975C3F">
        <w:rPr>
          <w:rStyle w:val="a5"/>
          <w:rFonts w:hint="eastAsia"/>
          <w:b w:val="0"/>
          <w:bCs w:val="0"/>
        </w:rPr>
        <w:t>）</w:t>
      </w:r>
      <w:r w:rsidR="00EE0FF8">
        <w:rPr>
          <w:rStyle w:val="a5"/>
          <w:rFonts w:hint="eastAsia"/>
          <w:b w:val="0"/>
          <w:bCs w:val="0"/>
          <w:vertAlign w:val="subscript"/>
        </w:rPr>
        <w:t>高</w:t>
      </w:r>
      <w:r w:rsidR="00975C3F">
        <w:rPr>
          <w:rStyle w:val="a5"/>
          <w:rFonts w:hint="eastAsia"/>
          <w:b w:val="0"/>
          <w:bCs w:val="0"/>
          <w:vertAlign w:val="subscript"/>
        </w:rPr>
        <w:t>负荷</w:t>
      </w:r>
      <w:r w:rsidR="00EE0FF8">
        <w:rPr>
          <w:rStyle w:val="a5"/>
          <w:rFonts w:hint="eastAsia"/>
          <w:b w:val="0"/>
          <w:bCs w:val="0"/>
        </w:rPr>
        <w:t>。若自我信息受控制加工，则在自我与任务相关时，</w:t>
      </w:r>
      <w:r w:rsidR="00975C3F">
        <w:rPr>
          <w:rStyle w:val="a5"/>
          <w:rFonts w:hint="eastAsia"/>
          <w:b w:val="0"/>
          <w:bCs w:val="0"/>
        </w:rPr>
        <w:t>差异的95%HDI</w:t>
      </w:r>
      <w:r w:rsidR="00EE0FF8">
        <w:rPr>
          <w:rStyle w:val="a5"/>
          <w:rFonts w:hint="eastAsia"/>
          <w:b w:val="0"/>
          <w:bCs w:val="0"/>
        </w:rPr>
        <w:t>不</w:t>
      </w:r>
      <w:r w:rsidR="00975C3F">
        <w:rPr>
          <w:rStyle w:val="a5"/>
          <w:rFonts w:hint="eastAsia"/>
          <w:b w:val="0"/>
          <w:bCs w:val="0"/>
        </w:rPr>
        <w:t>包含0，</w:t>
      </w:r>
      <w:r w:rsidR="00EE0FF8">
        <w:rPr>
          <w:rStyle w:val="a5"/>
          <w:rFonts w:hint="eastAsia"/>
          <w:b w:val="0"/>
          <w:bCs w:val="0"/>
        </w:rPr>
        <w:t>在自我与任务无关时，差异的95%HDI包含0；若自我信息是自动加工，则在自我与任务相关以及自我与任务无关条件下，差异的95%HDI均包含0。</w:t>
      </w:r>
    </w:p>
    <w:p w14:paraId="191CD0E7" w14:textId="77777777" w:rsidR="00E33D10" w:rsidRDefault="00E33D10" w:rsidP="0091451D">
      <w:pPr>
        <w:pStyle w:val="a6"/>
        <w:jc w:val="both"/>
        <w:rPr>
          <w:ins w:id="6" w:author="Hu Chuan-Peng" w:date="2025-12-24T18:57:00Z"/>
          <w:rStyle w:val="a5"/>
          <w:rFonts w:hint="eastAsia"/>
          <w:i w:val="0"/>
          <w:iCs/>
          <w:color w:val="auto"/>
        </w:rPr>
      </w:pPr>
    </w:p>
    <w:p w14:paraId="29F8ACF0" w14:textId="0AC3EB0C" w:rsidR="007810BC" w:rsidRPr="00165A9F" w:rsidRDefault="00344D53" w:rsidP="00165A9F">
      <w:pPr>
        <w:pStyle w:val="a6"/>
        <w:ind w:left="0"/>
        <w:rPr>
          <w:rStyle w:val="a5"/>
          <w:rFonts w:hint="eastAsia"/>
          <w:i w:val="0"/>
          <w:iCs/>
          <w:color w:val="auto"/>
        </w:rPr>
      </w:pPr>
      <w:r w:rsidRPr="00165A9F">
        <w:rPr>
          <w:rStyle w:val="a5"/>
          <w:i w:val="0"/>
          <w:iCs/>
          <w:color w:val="auto"/>
        </w:rPr>
        <w:t>A7</w:t>
      </w:r>
      <w:r w:rsidR="007810BC" w:rsidRPr="00165A9F">
        <w:rPr>
          <w:rStyle w:val="a5"/>
          <w:rFonts w:hint="eastAsia"/>
          <w:i w:val="0"/>
          <w:iCs/>
          <w:color w:val="auto"/>
        </w:rPr>
        <w:t>探索性分析</w:t>
      </w:r>
    </w:p>
    <w:p w14:paraId="05459C2A" w14:textId="49F7DF66" w:rsidR="00171B8C" w:rsidRPr="00171B8C" w:rsidRDefault="00AD0587" w:rsidP="00171B8C">
      <w:pPr>
        <w:pStyle w:val="a6"/>
        <w:ind w:left="0" w:firstLineChars="200" w:firstLine="420"/>
        <w:rPr>
          <w:rStyle w:val="a5"/>
          <w:rFonts w:hint="eastAsia"/>
          <w:b w:val="0"/>
          <w:bCs w:val="0"/>
        </w:rPr>
      </w:pPr>
      <w:r>
        <w:rPr>
          <w:rStyle w:val="a5"/>
          <w:rFonts w:hint="eastAsia"/>
          <w:b w:val="0"/>
          <w:bCs w:val="0"/>
        </w:rPr>
        <w:t>无</w:t>
      </w:r>
    </w:p>
    <w:p w14:paraId="46D95D36" w14:textId="7FFD1109" w:rsidR="00171B8C" w:rsidRDefault="00344D53" w:rsidP="00165A9F">
      <w:pPr>
        <w:pStyle w:val="a6"/>
        <w:ind w:left="0"/>
        <w:rPr>
          <w:rStyle w:val="a5"/>
          <w:rFonts w:hint="eastAsia"/>
          <w:i w:val="0"/>
          <w:iCs/>
          <w:color w:val="auto"/>
        </w:rPr>
      </w:pPr>
      <w:r w:rsidRPr="00165A9F">
        <w:rPr>
          <w:rStyle w:val="a5"/>
          <w:i w:val="0"/>
          <w:iCs/>
          <w:color w:val="auto"/>
        </w:rPr>
        <w:t>A8</w:t>
      </w:r>
      <w:r w:rsidR="00171B8C" w:rsidRPr="00165A9F">
        <w:rPr>
          <w:rStyle w:val="a5"/>
          <w:rFonts w:hint="eastAsia"/>
          <w:i w:val="0"/>
          <w:iCs/>
          <w:color w:val="auto"/>
        </w:rPr>
        <w:t>其他问题</w:t>
      </w:r>
    </w:p>
    <w:p w14:paraId="41FDAEEF" w14:textId="0EA7F6C3" w:rsidR="00AD0587" w:rsidRPr="00AD0587" w:rsidRDefault="00AD0587" w:rsidP="00AD0587">
      <w:pPr>
        <w:pStyle w:val="a6"/>
        <w:ind w:left="0" w:firstLineChars="200" w:firstLine="420"/>
        <w:rPr>
          <w:rStyle w:val="a5"/>
          <w:rFonts w:hint="eastAsia"/>
          <w:b w:val="0"/>
          <w:bCs w:val="0"/>
        </w:rPr>
      </w:pPr>
      <w:r w:rsidRPr="00AD0587">
        <w:rPr>
          <w:rStyle w:val="a5"/>
          <w:rFonts w:hint="eastAsia"/>
          <w:b w:val="0"/>
          <w:bCs w:val="0"/>
        </w:rPr>
        <w:t>无</w:t>
      </w:r>
    </w:p>
    <w:p w14:paraId="69232092" w14:textId="0D810C7D" w:rsidR="007810BC" w:rsidRPr="00165A9F" w:rsidRDefault="00171B8C" w:rsidP="00171B8C">
      <w:pPr>
        <w:pStyle w:val="2"/>
        <w:rPr>
          <w:rStyle w:val="a5"/>
          <w:rFonts w:hint="eastAsia"/>
          <w:b/>
          <w:bCs/>
        </w:rPr>
      </w:pPr>
      <w:r w:rsidRPr="00165A9F">
        <w:rPr>
          <w:rStyle w:val="a5"/>
          <w:rFonts w:hint="eastAsia"/>
          <w:b/>
          <w:bCs/>
        </w:rPr>
        <w:t>其</w:t>
      </w:r>
      <w:r w:rsidRPr="00C82055">
        <w:rPr>
          <w:rStyle w:val="a5"/>
          <w:rFonts w:hint="eastAsia"/>
          <w:b/>
          <w:bCs/>
          <w:color w:val="000000" w:themeColor="text1"/>
        </w:rPr>
        <w:t>他</w:t>
      </w:r>
    </w:p>
    <w:p w14:paraId="5F8AFFE5" w14:textId="77DF5FFF" w:rsidR="00C82055" w:rsidRPr="00F12627" w:rsidRDefault="00C82055" w:rsidP="00C82055">
      <w:pPr>
        <w:pStyle w:val="aff0"/>
        <w:rPr>
          <w:rFonts w:ascii="Times New Roman" w:eastAsia="等线" w:hAnsi="Times New Roman" w:cs="Times New Roman"/>
          <w:kern w:val="0"/>
        </w:rPr>
      </w:pPr>
      <w:r>
        <w:rPr>
          <w:rStyle w:val="a5"/>
          <w:rFonts w:hint="eastAsia"/>
          <w:b w:val="0"/>
          <w:bCs w:val="0"/>
        </w:rPr>
        <w:fldChar w:fldCharType="begin"/>
      </w:r>
      <w:r>
        <w:rPr>
          <w:rStyle w:val="a5"/>
          <w:rFonts w:hint="eastAsia"/>
          <w:b w:val="0"/>
          <w:bCs w:val="0"/>
        </w:rPr>
        <w:instrText xml:space="preserve"> ADDIN ZOTERO_BIBL {"uncited":[],"omitted":[],"custom":[]} CSL_BIBLIOGRAPHY </w:instrText>
      </w:r>
      <w:r>
        <w:rPr>
          <w:rStyle w:val="a5"/>
          <w:rFonts w:hint="eastAsia"/>
          <w:b w:val="0"/>
          <w:bCs w:val="0"/>
        </w:rPr>
        <w:fldChar w:fldCharType="separate"/>
      </w:r>
      <w:r w:rsidRPr="00F12627">
        <w:rPr>
          <w:rFonts w:ascii="Times New Roman" w:eastAsia="等线" w:hAnsi="Times New Roman" w:cs="Times New Roman"/>
          <w:kern w:val="0"/>
        </w:rPr>
        <w:t>郑元瑞</w:t>
      </w:r>
      <w:r w:rsidRPr="00F12627">
        <w:rPr>
          <w:rFonts w:ascii="Times New Roman" w:eastAsia="等线" w:hAnsi="Times New Roman" w:cs="Times New Roman"/>
          <w:kern w:val="0"/>
        </w:rPr>
        <w:t xml:space="preserve">, </w:t>
      </w:r>
      <w:r w:rsidRPr="00F12627">
        <w:rPr>
          <w:rFonts w:ascii="Times New Roman" w:eastAsia="等线" w:hAnsi="Times New Roman" w:cs="Times New Roman"/>
          <w:kern w:val="0"/>
        </w:rPr>
        <w:t>胡传鹏</w:t>
      </w:r>
      <w:r w:rsidRPr="00F12627">
        <w:rPr>
          <w:rFonts w:ascii="Times New Roman" w:eastAsia="等线" w:hAnsi="Times New Roman" w:cs="Times New Roman"/>
          <w:kern w:val="0"/>
        </w:rPr>
        <w:t xml:space="preserve">. (2024). </w:t>
      </w:r>
      <w:r w:rsidRPr="00F12627">
        <w:rPr>
          <w:rFonts w:ascii="Times New Roman" w:eastAsia="等线" w:hAnsi="Times New Roman" w:cs="Times New Roman"/>
          <w:kern w:val="0"/>
        </w:rPr>
        <w:t>贝叶斯因子序列分析</w:t>
      </w:r>
      <w:r w:rsidRPr="00F12627">
        <w:rPr>
          <w:rFonts w:ascii="Times New Roman" w:eastAsia="等线" w:hAnsi="Times New Roman" w:cs="Times New Roman"/>
          <w:kern w:val="0"/>
        </w:rPr>
        <w:t>:</w:t>
      </w:r>
      <w:r w:rsidRPr="00F12627">
        <w:rPr>
          <w:rFonts w:ascii="Times New Roman" w:eastAsia="等线" w:hAnsi="Times New Roman" w:cs="Times New Roman"/>
          <w:kern w:val="0"/>
        </w:rPr>
        <w:t>实验设计中平衡信息与效率的新方法</w:t>
      </w:r>
      <w:r w:rsidRPr="00F12627">
        <w:rPr>
          <w:rFonts w:ascii="Times New Roman" w:eastAsia="等线" w:hAnsi="Times New Roman" w:cs="Times New Roman"/>
          <w:kern w:val="0"/>
        </w:rPr>
        <w:t xml:space="preserve">. </w:t>
      </w:r>
      <w:r w:rsidRPr="00F12627">
        <w:rPr>
          <w:rFonts w:ascii="Times New Roman" w:eastAsia="等线" w:hAnsi="Times New Roman" w:cs="Times New Roman"/>
          <w:kern w:val="0"/>
        </w:rPr>
        <w:t>应用心理学</w:t>
      </w:r>
      <w:r w:rsidRPr="00F12627">
        <w:rPr>
          <w:rFonts w:ascii="Times New Roman" w:eastAsia="等线" w:hAnsi="Times New Roman" w:cs="Times New Roman"/>
          <w:kern w:val="0"/>
        </w:rPr>
        <w:t xml:space="preserve">, </w:t>
      </w:r>
      <w:r w:rsidRPr="00F12627">
        <w:rPr>
          <w:rFonts w:ascii="Times New Roman" w:eastAsia="等线" w:hAnsi="Times New Roman" w:cs="Times New Roman"/>
          <w:i/>
          <w:iCs/>
          <w:kern w:val="0"/>
        </w:rPr>
        <w:t>30</w:t>
      </w:r>
      <w:r w:rsidRPr="00F12627">
        <w:rPr>
          <w:rFonts w:ascii="Times New Roman" w:eastAsia="等线" w:hAnsi="Times New Roman" w:cs="Times New Roman"/>
          <w:kern w:val="0"/>
        </w:rPr>
        <w:t>(2), 158</w:t>
      </w:r>
      <w:r w:rsidRPr="00F12627">
        <w:rPr>
          <w:rFonts w:ascii="Times New Roman" w:eastAsia="等线" w:hAnsi="Times New Roman" w:cs="Times New Roman"/>
          <w:kern w:val="0"/>
        </w:rPr>
        <w:t>～</w:t>
      </w:r>
      <w:r w:rsidRPr="00F12627">
        <w:rPr>
          <w:rFonts w:ascii="Times New Roman" w:eastAsia="等线" w:hAnsi="Times New Roman" w:cs="Times New Roman"/>
          <w:kern w:val="0"/>
        </w:rPr>
        <w:t>171.</w:t>
      </w:r>
    </w:p>
    <w:p w14:paraId="7287E076" w14:textId="77777777" w:rsidR="00C82055" w:rsidRPr="00F12627" w:rsidRDefault="00C82055" w:rsidP="00C82055">
      <w:pPr>
        <w:pStyle w:val="aff0"/>
        <w:rPr>
          <w:rFonts w:ascii="Times New Roman" w:eastAsia="等线" w:hAnsi="Times New Roman" w:cs="Times New Roman"/>
          <w:kern w:val="0"/>
        </w:rPr>
      </w:pPr>
      <w:r w:rsidRPr="00F12627">
        <w:rPr>
          <w:rFonts w:ascii="Times New Roman" w:eastAsia="等线" w:hAnsi="Times New Roman" w:cs="Times New Roman"/>
          <w:kern w:val="0"/>
        </w:rPr>
        <w:t xml:space="preserve">Caughey, S., Falbén, J. K., Tsamadi, D., Persson, L. M., Golubickis, M., &amp; Neil Macrae, C. (2021). </w:t>
      </w:r>
      <w:r w:rsidRPr="00F12627">
        <w:rPr>
          <w:rFonts w:ascii="Times New Roman" w:eastAsia="等线" w:hAnsi="Times New Roman" w:cs="Times New Roman"/>
          <w:kern w:val="0"/>
        </w:rPr>
        <w:lastRenderedPageBreak/>
        <w:t xml:space="preserve">Self-prioritization during stimulus processing is not obligatory. </w:t>
      </w:r>
      <w:r w:rsidRPr="00F12627">
        <w:rPr>
          <w:rFonts w:ascii="Times New Roman" w:eastAsia="等线" w:hAnsi="Times New Roman" w:cs="Times New Roman"/>
          <w:i/>
          <w:iCs/>
          <w:kern w:val="0"/>
        </w:rPr>
        <w:t>Psychological Research</w:t>
      </w:r>
      <w:r w:rsidRPr="00F12627">
        <w:rPr>
          <w:rFonts w:ascii="Times New Roman" w:eastAsia="等线" w:hAnsi="Times New Roman" w:cs="Times New Roman"/>
          <w:kern w:val="0"/>
        </w:rPr>
        <w:t xml:space="preserve">, </w:t>
      </w:r>
      <w:r w:rsidRPr="00F12627">
        <w:rPr>
          <w:rFonts w:ascii="Times New Roman" w:eastAsia="等线" w:hAnsi="Times New Roman" w:cs="Times New Roman"/>
          <w:i/>
          <w:iCs/>
          <w:kern w:val="0"/>
        </w:rPr>
        <w:t>85</w:t>
      </w:r>
      <w:r w:rsidRPr="00F12627">
        <w:rPr>
          <w:rFonts w:ascii="Times New Roman" w:eastAsia="等线" w:hAnsi="Times New Roman" w:cs="Times New Roman"/>
          <w:kern w:val="0"/>
        </w:rPr>
        <w:t>(2), 503</w:t>
      </w:r>
      <w:r w:rsidRPr="00F12627">
        <w:rPr>
          <w:rFonts w:ascii="Times New Roman" w:eastAsia="等线" w:hAnsi="Times New Roman" w:cs="Times New Roman"/>
          <w:kern w:val="0"/>
        </w:rPr>
        <w:t>～</w:t>
      </w:r>
      <w:r w:rsidRPr="00F12627">
        <w:rPr>
          <w:rFonts w:ascii="Times New Roman" w:eastAsia="等线" w:hAnsi="Times New Roman" w:cs="Times New Roman"/>
          <w:kern w:val="0"/>
        </w:rPr>
        <w:t>508. https://doi.org/10.1007/s00426-019-01283-2</w:t>
      </w:r>
    </w:p>
    <w:p w14:paraId="61BAFAC3" w14:textId="77777777" w:rsidR="00C82055" w:rsidRPr="00F12627" w:rsidRDefault="00C82055" w:rsidP="00C82055">
      <w:pPr>
        <w:pStyle w:val="aff0"/>
        <w:rPr>
          <w:rFonts w:ascii="Times New Roman" w:eastAsia="等线" w:hAnsi="Times New Roman" w:cs="Times New Roman"/>
          <w:kern w:val="0"/>
        </w:rPr>
      </w:pPr>
      <w:r w:rsidRPr="00F12627">
        <w:rPr>
          <w:rFonts w:ascii="Times New Roman" w:eastAsia="等线" w:hAnsi="Times New Roman" w:cs="Times New Roman"/>
          <w:kern w:val="0"/>
        </w:rPr>
        <w:t xml:space="preserve">Golubickis, M., &amp; Macrae, C. N. (2021). Judging me and you: Task design modulates self-prioritization. </w:t>
      </w:r>
      <w:r w:rsidRPr="00F12627">
        <w:rPr>
          <w:rFonts w:ascii="Times New Roman" w:eastAsia="等线" w:hAnsi="Times New Roman" w:cs="Times New Roman"/>
          <w:i/>
          <w:iCs/>
          <w:kern w:val="0"/>
        </w:rPr>
        <w:t>Acta Psychologica</w:t>
      </w:r>
      <w:r w:rsidRPr="00F12627">
        <w:rPr>
          <w:rFonts w:ascii="Times New Roman" w:eastAsia="等线" w:hAnsi="Times New Roman" w:cs="Times New Roman"/>
          <w:kern w:val="0"/>
        </w:rPr>
        <w:t xml:space="preserve">, </w:t>
      </w:r>
      <w:r w:rsidRPr="00F12627">
        <w:rPr>
          <w:rFonts w:ascii="Times New Roman" w:eastAsia="等线" w:hAnsi="Times New Roman" w:cs="Times New Roman"/>
          <w:i/>
          <w:iCs/>
          <w:kern w:val="0"/>
        </w:rPr>
        <w:t>218</w:t>
      </w:r>
      <w:r w:rsidRPr="00F12627">
        <w:rPr>
          <w:rFonts w:ascii="Times New Roman" w:eastAsia="等线" w:hAnsi="Times New Roman" w:cs="Times New Roman"/>
          <w:kern w:val="0"/>
        </w:rPr>
        <w:t>, 103350. https://doi.org/10.1016/j.actpsy.2021.103350</w:t>
      </w:r>
    </w:p>
    <w:p w14:paraId="5D32FA42" w14:textId="77777777" w:rsidR="00C82055" w:rsidRPr="00F12627" w:rsidRDefault="00C82055" w:rsidP="00C82055">
      <w:pPr>
        <w:pStyle w:val="aff0"/>
        <w:rPr>
          <w:rFonts w:ascii="Times New Roman" w:eastAsia="等线" w:hAnsi="Times New Roman" w:cs="Times New Roman"/>
          <w:kern w:val="0"/>
        </w:rPr>
      </w:pPr>
      <w:r w:rsidRPr="00F12627">
        <w:rPr>
          <w:rFonts w:ascii="Times New Roman" w:eastAsia="等线" w:hAnsi="Times New Roman" w:cs="Times New Roman"/>
          <w:kern w:val="0"/>
        </w:rPr>
        <w:t xml:space="preserve">Humphreys, G. W., &amp; Sui, J. (2016). Attentional control and the self: The Self-Attention Network (SAN). </w:t>
      </w:r>
      <w:r w:rsidRPr="00F12627">
        <w:rPr>
          <w:rFonts w:ascii="Times New Roman" w:eastAsia="等线" w:hAnsi="Times New Roman" w:cs="Times New Roman"/>
          <w:i/>
          <w:iCs/>
          <w:kern w:val="0"/>
        </w:rPr>
        <w:t>Cognitive Neuroscience</w:t>
      </w:r>
      <w:r w:rsidRPr="00F12627">
        <w:rPr>
          <w:rFonts w:ascii="Times New Roman" w:eastAsia="等线" w:hAnsi="Times New Roman" w:cs="Times New Roman"/>
          <w:kern w:val="0"/>
        </w:rPr>
        <w:t xml:space="preserve">, </w:t>
      </w:r>
      <w:r w:rsidRPr="00F12627">
        <w:rPr>
          <w:rFonts w:ascii="Times New Roman" w:eastAsia="等线" w:hAnsi="Times New Roman" w:cs="Times New Roman"/>
          <w:i/>
          <w:iCs/>
          <w:kern w:val="0"/>
        </w:rPr>
        <w:t>7</w:t>
      </w:r>
      <w:r w:rsidRPr="00F12627">
        <w:rPr>
          <w:rFonts w:ascii="Times New Roman" w:eastAsia="等线" w:hAnsi="Times New Roman" w:cs="Times New Roman"/>
          <w:kern w:val="0"/>
        </w:rPr>
        <w:t>(1</w:t>
      </w:r>
      <w:r w:rsidRPr="00F12627">
        <w:rPr>
          <w:rFonts w:ascii="Times New Roman" w:eastAsia="等线" w:hAnsi="Times New Roman" w:cs="Times New Roman"/>
          <w:kern w:val="0"/>
        </w:rPr>
        <w:t>～</w:t>
      </w:r>
      <w:r w:rsidRPr="00F12627">
        <w:rPr>
          <w:rFonts w:ascii="Times New Roman" w:eastAsia="等线" w:hAnsi="Times New Roman" w:cs="Times New Roman"/>
          <w:kern w:val="0"/>
        </w:rPr>
        <w:t>4), 5</w:t>
      </w:r>
      <w:r w:rsidRPr="00F12627">
        <w:rPr>
          <w:rFonts w:ascii="Times New Roman" w:eastAsia="等线" w:hAnsi="Times New Roman" w:cs="Times New Roman"/>
          <w:kern w:val="0"/>
        </w:rPr>
        <w:t>～</w:t>
      </w:r>
      <w:r w:rsidRPr="00F12627">
        <w:rPr>
          <w:rFonts w:ascii="Times New Roman" w:eastAsia="等线" w:hAnsi="Times New Roman" w:cs="Times New Roman"/>
          <w:kern w:val="0"/>
        </w:rPr>
        <w:t>17. https://doi.org/10.1080/17588928.2015.1044427</w:t>
      </w:r>
    </w:p>
    <w:p w14:paraId="07B793A4" w14:textId="77777777" w:rsidR="00C82055" w:rsidRPr="00F12627" w:rsidRDefault="00C82055" w:rsidP="00C82055">
      <w:pPr>
        <w:pStyle w:val="aff0"/>
        <w:rPr>
          <w:rFonts w:ascii="Times New Roman" w:eastAsia="等线" w:hAnsi="Times New Roman" w:cs="Times New Roman"/>
          <w:kern w:val="0"/>
        </w:rPr>
      </w:pPr>
      <w:r w:rsidRPr="00F12627">
        <w:rPr>
          <w:rFonts w:ascii="Times New Roman" w:eastAsia="等线" w:hAnsi="Times New Roman" w:cs="Times New Roman"/>
          <w:kern w:val="0"/>
        </w:rPr>
        <w:t xml:space="preserve">Lavie, N., &amp; Tsal, Y. (1994). Perceptual load as a major determinant of the locus of selection in visual attention. </w:t>
      </w:r>
      <w:r w:rsidRPr="00F12627">
        <w:rPr>
          <w:rFonts w:ascii="Times New Roman" w:eastAsia="等线" w:hAnsi="Times New Roman" w:cs="Times New Roman"/>
          <w:i/>
          <w:iCs/>
          <w:kern w:val="0"/>
        </w:rPr>
        <w:t>Perception &amp; Psychophysics</w:t>
      </w:r>
      <w:r w:rsidRPr="00F12627">
        <w:rPr>
          <w:rFonts w:ascii="Times New Roman" w:eastAsia="等线" w:hAnsi="Times New Roman" w:cs="Times New Roman"/>
          <w:kern w:val="0"/>
        </w:rPr>
        <w:t xml:space="preserve">, </w:t>
      </w:r>
      <w:r w:rsidRPr="00F12627">
        <w:rPr>
          <w:rFonts w:ascii="Times New Roman" w:eastAsia="等线" w:hAnsi="Times New Roman" w:cs="Times New Roman"/>
          <w:i/>
          <w:iCs/>
          <w:kern w:val="0"/>
        </w:rPr>
        <w:t>56</w:t>
      </w:r>
      <w:r w:rsidRPr="00F12627">
        <w:rPr>
          <w:rFonts w:ascii="Times New Roman" w:eastAsia="等线" w:hAnsi="Times New Roman" w:cs="Times New Roman"/>
          <w:kern w:val="0"/>
        </w:rPr>
        <w:t>(2), 183</w:t>
      </w:r>
      <w:r w:rsidRPr="00F12627">
        <w:rPr>
          <w:rFonts w:ascii="Times New Roman" w:eastAsia="等线" w:hAnsi="Times New Roman" w:cs="Times New Roman"/>
          <w:kern w:val="0"/>
        </w:rPr>
        <w:t>～</w:t>
      </w:r>
      <w:r w:rsidRPr="00F12627">
        <w:rPr>
          <w:rFonts w:ascii="Times New Roman" w:eastAsia="等线" w:hAnsi="Times New Roman" w:cs="Times New Roman"/>
          <w:kern w:val="0"/>
        </w:rPr>
        <w:t>197. https://doi.org/10.3758/bf03213897</w:t>
      </w:r>
    </w:p>
    <w:p w14:paraId="28A7B001" w14:textId="77777777" w:rsidR="00C82055" w:rsidRPr="00F12627" w:rsidRDefault="00C82055" w:rsidP="00C82055">
      <w:pPr>
        <w:pStyle w:val="aff0"/>
        <w:rPr>
          <w:rFonts w:ascii="Times New Roman" w:eastAsia="等线" w:hAnsi="Times New Roman" w:cs="Times New Roman"/>
          <w:kern w:val="0"/>
        </w:rPr>
      </w:pPr>
      <w:r w:rsidRPr="00F12627">
        <w:rPr>
          <w:rFonts w:ascii="Times New Roman" w:eastAsia="等线" w:hAnsi="Times New Roman" w:cs="Times New Roman"/>
          <w:kern w:val="0"/>
        </w:rPr>
        <w:t xml:space="preserve">Sui, J., He, X., &amp; Humphreys, G. W. (2012). Perceptual effects of social salience: Evidence from self-prioritization effects on perceptual matching. </w:t>
      </w:r>
      <w:r w:rsidRPr="00F12627">
        <w:rPr>
          <w:rFonts w:ascii="Times New Roman" w:eastAsia="等线" w:hAnsi="Times New Roman" w:cs="Times New Roman"/>
          <w:i/>
          <w:iCs/>
          <w:kern w:val="0"/>
        </w:rPr>
        <w:t>Journal of Experimental Psychology: Human Perception and Performance</w:t>
      </w:r>
      <w:r w:rsidRPr="00F12627">
        <w:rPr>
          <w:rFonts w:ascii="Times New Roman" w:eastAsia="等线" w:hAnsi="Times New Roman" w:cs="Times New Roman"/>
          <w:kern w:val="0"/>
        </w:rPr>
        <w:t xml:space="preserve">, </w:t>
      </w:r>
      <w:r w:rsidRPr="00F12627">
        <w:rPr>
          <w:rFonts w:ascii="Times New Roman" w:eastAsia="等线" w:hAnsi="Times New Roman" w:cs="Times New Roman"/>
          <w:i/>
          <w:iCs/>
          <w:kern w:val="0"/>
        </w:rPr>
        <w:t>38</w:t>
      </w:r>
      <w:r w:rsidRPr="00F12627">
        <w:rPr>
          <w:rFonts w:ascii="Times New Roman" w:eastAsia="等线" w:hAnsi="Times New Roman" w:cs="Times New Roman"/>
          <w:kern w:val="0"/>
        </w:rPr>
        <w:t>(5), 1105</w:t>
      </w:r>
      <w:r w:rsidRPr="00F12627">
        <w:rPr>
          <w:rFonts w:ascii="Times New Roman" w:eastAsia="等线" w:hAnsi="Times New Roman" w:cs="Times New Roman"/>
          <w:kern w:val="0"/>
        </w:rPr>
        <w:t>～</w:t>
      </w:r>
      <w:r w:rsidRPr="00F12627">
        <w:rPr>
          <w:rFonts w:ascii="Times New Roman" w:eastAsia="等线" w:hAnsi="Times New Roman" w:cs="Times New Roman"/>
          <w:kern w:val="0"/>
        </w:rPr>
        <w:t>1117. https://doi.org/10.1037/a0029792</w:t>
      </w:r>
    </w:p>
    <w:p w14:paraId="4417DD65" w14:textId="77777777" w:rsidR="00C82055" w:rsidRPr="00F12627" w:rsidRDefault="00C82055" w:rsidP="00C82055">
      <w:pPr>
        <w:pStyle w:val="aff0"/>
        <w:rPr>
          <w:rFonts w:ascii="Times New Roman" w:eastAsia="等线" w:hAnsi="Times New Roman" w:cs="Times New Roman"/>
          <w:kern w:val="0"/>
        </w:rPr>
      </w:pPr>
      <w:r w:rsidRPr="00F12627">
        <w:rPr>
          <w:rFonts w:ascii="Times New Roman" w:eastAsia="等线" w:hAnsi="Times New Roman" w:cs="Times New Roman"/>
          <w:kern w:val="0"/>
        </w:rPr>
        <w:t xml:space="preserve">Sui, J., Liu, M., Mevorach, C., &amp; Humphreys, G. W. (2015). The salient self: The left intraparietal sulcus responds to social as well as perceptual-salience after self-association. </w:t>
      </w:r>
      <w:r w:rsidRPr="00F12627">
        <w:rPr>
          <w:rFonts w:ascii="Times New Roman" w:eastAsia="等线" w:hAnsi="Times New Roman" w:cs="Times New Roman"/>
          <w:i/>
          <w:iCs/>
          <w:kern w:val="0"/>
        </w:rPr>
        <w:t>Cerebral Cortex (New York, N.Y.: 1991)</w:t>
      </w:r>
      <w:r w:rsidRPr="00F12627">
        <w:rPr>
          <w:rFonts w:ascii="Times New Roman" w:eastAsia="等线" w:hAnsi="Times New Roman" w:cs="Times New Roman"/>
          <w:kern w:val="0"/>
        </w:rPr>
        <w:t xml:space="preserve">, </w:t>
      </w:r>
      <w:r w:rsidRPr="00F12627">
        <w:rPr>
          <w:rFonts w:ascii="Times New Roman" w:eastAsia="等线" w:hAnsi="Times New Roman" w:cs="Times New Roman"/>
          <w:i/>
          <w:iCs/>
          <w:kern w:val="0"/>
        </w:rPr>
        <w:t>25</w:t>
      </w:r>
      <w:r w:rsidRPr="00F12627">
        <w:rPr>
          <w:rFonts w:ascii="Times New Roman" w:eastAsia="等线" w:hAnsi="Times New Roman" w:cs="Times New Roman"/>
          <w:kern w:val="0"/>
        </w:rPr>
        <w:t>(4), 1060</w:t>
      </w:r>
      <w:r w:rsidRPr="00F12627">
        <w:rPr>
          <w:rFonts w:ascii="Times New Roman" w:eastAsia="等线" w:hAnsi="Times New Roman" w:cs="Times New Roman"/>
          <w:kern w:val="0"/>
        </w:rPr>
        <w:t>～</w:t>
      </w:r>
      <w:r w:rsidRPr="00F12627">
        <w:rPr>
          <w:rFonts w:ascii="Times New Roman" w:eastAsia="等线" w:hAnsi="Times New Roman" w:cs="Times New Roman"/>
          <w:kern w:val="0"/>
        </w:rPr>
        <w:t>1068. https://doi.org/10.1093/cercor/bht302</w:t>
      </w:r>
    </w:p>
    <w:p w14:paraId="62954D05" w14:textId="77777777" w:rsidR="00C82055" w:rsidRPr="00F12627" w:rsidRDefault="00C82055" w:rsidP="00C82055">
      <w:pPr>
        <w:pStyle w:val="aff0"/>
        <w:rPr>
          <w:rFonts w:ascii="Times New Roman" w:eastAsia="等线" w:hAnsi="Times New Roman" w:cs="Times New Roman"/>
          <w:kern w:val="0"/>
        </w:rPr>
      </w:pPr>
      <w:r w:rsidRPr="00F12627">
        <w:rPr>
          <w:rFonts w:ascii="Times New Roman" w:eastAsia="等线" w:hAnsi="Times New Roman" w:cs="Times New Roman"/>
          <w:kern w:val="0"/>
        </w:rPr>
        <w:t xml:space="preserve">Sui, J., Sun, Y., Peng, K., &amp; Humphreys, G. W. (2014). The automatic and the expected self: Separating self- and familiarity biases effects by manipulating stimulus probability. </w:t>
      </w:r>
      <w:r w:rsidRPr="00F12627">
        <w:rPr>
          <w:rFonts w:ascii="Times New Roman" w:eastAsia="等线" w:hAnsi="Times New Roman" w:cs="Times New Roman"/>
          <w:i/>
          <w:iCs/>
          <w:kern w:val="0"/>
        </w:rPr>
        <w:t>Attention, Perception &amp; Psychophysics</w:t>
      </w:r>
      <w:r w:rsidRPr="00F12627">
        <w:rPr>
          <w:rFonts w:ascii="Times New Roman" w:eastAsia="等线" w:hAnsi="Times New Roman" w:cs="Times New Roman"/>
          <w:kern w:val="0"/>
        </w:rPr>
        <w:t xml:space="preserve">, </w:t>
      </w:r>
      <w:r w:rsidRPr="00F12627">
        <w:rPr>
          <w:rFonts w:ascii="Times New Roman" w:eastAsia="等线" w:hAnsi="Times New Roman" w:cs="Times New Roman"/>
          <w:i/>
          <w:iCs/>
          <w:kern w:val="0"/>
        </w:rPr>
        <w:t>76</w:t>
      </w:r>
      <w:r w:rsidRPr="00F12627">
        <w:rPr>
          <w:rFonts w:ascii="Times New Roman" w:eastAsia="等线" w:hAnsi="Times New Roman" w:cs="Times New Roman"/>
          <w:kern w:val="0"/>
        </w:rPr>
        <w:t>(4), 1176</w:t>
      </w:r>
      <w:r w:rsidRPr="00F12627">
        <w:rPr>
          <w:rFonts w:ascii="Times New Roman" w:eastAsia="等线" w:hAnsi="Times New Roman" w:cs="Times New Roman"/>
          <w:kern w:val="0"/>
        </w:rPr>
        <w:t>～</w:t>
      </w:r>
      <w:r w:rsidRPr="00F12627">
        <w:rPr>
          <w:rFonts w:ascii="Times New Roman" w:eastAsia="等线" w:hAnsi="Times New Roman" w:cs="Times New Roman"/>
          <w:kern w:val="0"/>
        </w:rPr>
        <w:t>1184. https://doi.org/10.3758/s13414-014-0631-5</w:t>
      </w:r>
    </w:p>
    <w:p w14:paraId="14B8B726" w14:textId="77777777" w:rsidR="00C82055" w:rsidRPr="00F12627" w:rsidRDefault="00C82055" w:rsidP="00C82055">
      <w:pPr>
        <w:pStyle w:val="aff0"/>
        <w:rPr>
          <w:rFonts w:ascii="Times New Roman" w:eastAsia="等线" w:hAnsi="Times New Roman" w:cs="Times New Roman"/>
          <w:kern w:val="0"/>
        </w:rPr>
      </w:pPr>
      <w:r w:rsidRPr="00F12627">
        <w:rPr>
          <w:rFonts w:ascii="Times New Roman" w:eastAsia="等线" w:hAnsi="Times New Roman" w:cs="Times New Roman"/>
          <w:kern w:val="0"/>
        </w:rPr>
        <w:lastRenderedPageBreak/>
        <w:t xml:space="preserve">Woźniak, M., &amp; Knoblich, G. (2022). Self-prioritization depends on assumed task-relevance of self-association. </w:t>
      </w:r>
      <w:r w:rsidRPr="00F12627">
        <w:rPr>
          <w:rFonts w:ascii="Times New Roman" w:eastAsia="等线" w:hAnsi="Times New Roman" w:cs="Times New Roman"/>
          <w:i/>
          <w:iCs/>
          <w:kern w:val="0"/>
        </w:rPr>
        <w:t>Psychological Research</w:t>
      </w:r>
      <w:r w:rsidRPr="00F12627">
        <w:rPr>
          <w:rFonts w:ascii="Times New Roman" w:eastAsia="等线" w:hAnsi="Times New Roman" w:cs="Times New Roman"/>
          <w:kern w:val="0"/>
        </w:rPr>
        <w:t xml:space="preserve">, </w:t>
      </w:r>
      <w:r w:rsidRPr="00F12627">
        <w:rPr>
          <w:rFonts w:ascii="Times New Roman" w:eastAsia="等线" w:hAnsi="Times New Roman" w:cs="Times New Roman"/>
          <w:i/>
          <w:iCs/>
          <w:kern w:val="0"/>
        </w:rPr>
        <w:t>86</w:t>
      </w:r>
      <w:r w:rsidRPr="00F12627">
        <w:rPr>
          <w:rFonts w:ascii="Times New Roman" w:eastAsia="等线" w:hAnsi="Times New Roman" w:cs="Times New Roman"/>
          <w:kern w:val="0"/>
        </w:rPr>
        <w:t>(5), 1599</w:t>
      </w:r>
      <w:r w:rsidRPr="00F12627">
        <w:rPr>
          <w:rFonts w:ascii="Times New Roman" w:eastAsia="等线" w:hAnsi="Times New Roman" w:cs="Times New Roman"/>
          <w:kern w:val="0"/>
        </w:rPr>
        <w:t>～</w:t>
      </w:r>
      <w:r w:rsidRPr="00F12627">
        <w:rPr>
          <w:rFonts w:ascii="Times New Roman" w:eastAsia="等线" w:hAnsi="Times New Roman" w:cs="Times New Roman"/>
          <w:kern w:val="0"/>
        </w:rPr>
        <w:t>1614. https://doi.org/10.1007/s00426-021-01584-5</w:t>
      </w:r>
    </w:p>
    <w:p w14:paraId="0D56E9BA" w14:textId="77777777" w:rsidR="00C82055" w:rsidRPr="00C82055" w:rsidRDefault="00C82055" w:rsidP="00C82055">
      <w:pPr>
        <w:pStyle w:val="aff0"/>
        <w:rPr>
          <w:rFonts w:ascii="等线" w:eastAsia="等线" w:hAnsi="等线" w:cs="Times New Roman" w:hint="eastAsia"/>
          <w:kern w:val="0"/>
        </w:rPr>
      </w:pPr>
      <w:r w:rsidRPr="00F12627">
        <w:rPr>
          <w:rFonts w:ascii="Times New Roman" w:eastAsia="等线" w:hAnsi="Times New Roman" w:cs="Times New Roman"/>
          <w:kern w:val="0"/>
        </w:rPr>
        <w:t xml:space="preserve">Xu, A., Son, J. Y., &amp; Sandhofer, C. M. (2024). A library for innovative category exemplars (ALICE) database: Streamlining research with printable 3D novel objects. </w:t>
      </w:r>
      <w:r w:rsidRPr="00F12627">
        <w:rPr>
          <w:rFonts w:ascii="Times New Roman" w:eastAsia="等线" w:hAnsi="Times New Roman" w:cs="Times New Roman"/>
          <w:i/>
          <w:iCs/>
          <w:kern w:val="0"/>
        </w:rPr>
        <w:t>Behavior Research Methods</w:t>
      </w:r>
      <w:r w:rsidRPr="00F12627">
        <w:rPr>
          <w:rFonts w:ascii="Times New Roman" w:eastAsia="等线" w:hAnsi="Times New Roman" w:cs="Times New Roman"/>
          <w:kern w:val="0"/>
        </w:rPr>
        <w:t xml:space="preserve">, </w:t>
      </w:r>
      <w:r w:rsidRPr="00F12627">
        <w:rPr>
          <w:rFonts w:ascii="Times New Roman" w:eastAsia="等线" w:hAnsi="Times New Roman" w:cs="Times New Roman"/>
          <w:i/>
          <w:iCs/>
          <w:kern w:val="0"/>
        </w:rPr>
        <w:t>56</w:t>
      </w:r>
      <w:r w:rsidRPr="00F12627">
        <w:rPr>
          <w:rFonts w:ascii="Times New Roman" w:eastAsia="等线" w:hAnsi="Times New Roman" w:cs="Times New Roman"/>
          <w:kern w:val="0"/>
        </w:rPr>
        <w:t>(7), 7849</w:t>
      </w:r>
      <w:r w:rsidRPr="00F12627">
        <w:rPr>
          <w:rFonts w:ascii="Times New Roman" w:eastAsia="等线" w:hAnsi="Times New Roman" w:cs="Times New Roman"/>
          <w:kern w:val="0"/>
        </w:rPr>
        <w:t>～</w:t>
      </w:r>
      <w:r w:rsidRPr="00F12627">
        <w:rPr>
          <w:rFonts w:ascii="Times New Roman" w:eastAsia="等线" w:hAnsi="Times New Roman" w:cs="Times New Roman"/>
          <w:kern w:val="0"/>
        </w:rPr>
        <w:t>7871. https://doi.org/10.3758/s13428-024-02458-5</w:t>
      </w:r>
    </w:p>
    <w:p w14:paraId="2AC8C784" w14:textId="52FF568E" w:rsidR="00171B8C" w:rsidRPr="0025319C" w:rsidRDefault="00C82055" w:rsidP="00171B8C">
      <w:pPr>
        <w:pStyle w:val="a6"/>
        <w:ind w:left="0" w:firstLineChars="200" w:firstLine="420"/>
        <w:rPr>
          <w:rStyle w:val="a5"/>
          <w:rFonts w:hint="eastAsia"/>
          <w:b w:val="0"/>
          <w:bCs w:val="0"/>
        </w:rPr>
      </w:pPr>
      <w:r>
        <w:rPr>
          <w:rStyle w:val="a5"/>
          <w:rFonts w:hint="eastAsia"/>
          <w:b w:val="0"/>
          <w:bCs w:val="0"/>
        </w:rPr>
        <w:fldChar w:fldCharType="end"/>
      </w:r>
    </w:p>
    <w:sectPr w:rsidR="00171B8C" w:rsidRPr="0025319C">
      <w:headerReference w:type="default" r:id="rId12"/>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AA20E" w14:textId="77777777" w:rsidR="001B55EA" w:rsidRDefault="001B55EA" w:rsidP="003D6662">
      <w:pPr>
        <w:rPr>
          <w:rFonts w:hint="eastAsia"/>
        </w:rPr>
      </w:pPr>
      <w:r>
        <w:separator/>
      </w:r>
    </w:p>
  </w:endnote>
  <w:endnote w:type="continuationSeparator" w:id="0">
    <w:p w14:paraId="5A752F54" w14:textId="77777777" w:rsidR="001B55EA" w:rsidRDefault="001B55EA" w:rsidP="003D666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Lucida Grande">
    <w:charset w:val="00"/>
    <w:family w:val="swiss"/>
    <w:pitch w:val="variable"/>
    <w:sig w:usb0="E1000AEF" w:usb1="5000A1FF" w:usb2="00000000" w:usb3="00000000" w:csb0="000001B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305256"/>
      <w:docPartObj>
        <w:docPartGallery w:val="Page Numbers (Bottom of Page)"/>
        <w:docPartUnique/>
      </w:docPartObj>
    </w:sdtPr>
    <w:sdtContent>
      <w:p w14:paraId="46B3C7CC" w14:textId="07501CA9" w:rsidR="002D388D" w:rsidRDefault="002D388D">
        <w:pPr>
          <w:pStyle w:val="ab"/>
          <w:jc w:val="center"/>
          <w:rPr>
            <w:rFonts w:hint="eastAsia"/>
          </w:rPr>
        </w:pPr>
        <w:r>
          <w:fldChar w:fldCharType="begin"/>
        </w:r>
        <w:r>
          <w:instrText>PAGE   \* MERGEFORMAT</w:instrText>
        </w:r>
        <w:r>
          <w:fldChar w:fldCharType="separate"/>
        </w:r>
        <w:r w:rsidR="00C23B62" w:rsidRPr="00C23B62">
          <w:rPr>
            <w:noProof/>
            <w:lang w:val="zh-CN"/>
          </w:rPr>
          <w:t>1</w:t>
        </w:r>
        <w:r>
          <w:fldChar w:fldCharType="end"/>
        </w:r>
      </w:p>
    </w:sdtContent>
  </w:sdt>
  <w:p w14:paraId="38BADE6C" w14:textId="77777777" w:rsidR="002D388D" w:rsidRDefault="002D388D">
    <w:pPr>
      <w:pStyle w:val="ab"/>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25975" w14:textId="77777777" w:rsidR="001B55EA" w:rsidRDefault="001B55EA" w:rsidP="003D6662">
      <w:pPr>
        <w:rPr>
          <w:rFonts w:hint="eastAsia"/>
        </w:rPr>
      </w:pPr>
      <w:r>
        <w:separator/>
      </w:r>
    </w:p>
  </w:footnote>
  <w:footnote w:type="continuationSeparator" w:id="0">
    <w:p w14:paraId="4976EE8F" w14:textId="77777777" w:rsidR="001B55EA" w:rsidRDefault="001B55EA" w:rsidP="003D6662">
      <w:pPr>
        <w:rPr>
          <w:rFonts w:hint="eastAsia"/>
        </w:rPr>
      </w:pPr>
      <w:r>
        <w:continuationSeparator/>
      </w:r>
    </w:p>
  </w:footnote>
  <w:footnote w:id="1">
    <w:p w14:paraId="5E164EFA" w14:textId="1A4E594D" w:rsidR="002D388D" w:rsidRPr="0067169A" w:rsidRDefault="002D388D" w:rsidP="0067169A">
      <w:pPr>
        <w:rPr>
          <w:rFonts w:hint="eastAsia"/>
          <w:sz w:val="28"/>
          <w:szCs w:val="28"/>
        </w:rPr>
      </w:pPr>
      <w:r>
        <w:rPr>
          <w:rStyle w:val="af2"/>
        </w:rPr>
        <w:footnoteRef/>
      </w:r>
      <w:r>
        <w:rPr>
          <w:rFonts w:hint="eastAsia"/>
          <w:color w:val="7F7F7F" w:themeColor="text1" w:themeTint="80"/>
          <w:sz w:val="18"/>
          <w:szCs w:val="18"/>
        </w:rPr>
        <w:t xml:space="preserve"> </w:t>
      </w:r>
      <w:r w:rsidR="00726E98">
        <w:rPr>
          <w:rFonts w:hint="eastAsia"/>
          <w:color w:val="7F7F7F" w:themeColor="text1" w:themeTint="80"/>
          <w:sz w:val="18"/>
          <w:szCs w:val="18"/>
        </w:rPr>
        <w:t>中国科学院心理研究所潘菽图书馆</w:t>
      </w:r>
      <w:r w:rsidRPr="00CC757E">
        <w:rPr>
          <w:rFonts w:hint="eastAsia"/>
          <w:color w:val="7F7F7F" w:themeColor="text1" w:themeTint="80"/>
          <w:sz w:val="18"/>
          <w:szCs w:val="18"/>
        </w:rPr>
        <w:t>参考</w:t>
      </w:r>
      <w:r w:rsidRPr="008E0B56">
        <w:rPr>
          <w:color w:val="7F7F7F" w:themeColor="text1" w:themeTint="80"/>
          <w:sz w:val="18"/>
          <w:szCs w:val="18"/>
        </w:rPr>
        <w:t>Psychological Research Preregistration-Quantitative Template</w:t>
      </w:r>
      <w:r w:rsidRPr="00CC757E">
        <w:rPr>
          <w:rFonts w:hint="eastAsia"/>
          <w:color w:val="7F7F7F" w:themeColor="text1" w:themeTint="80"/>
          <w:sz w:val="18"/>
          <w:szCs w:val="18"/>
        </w:rPr>
        <w:t>修订</w:t>
      </w:r>
      <w:r w:rsidR="00726E98">
        <w:rPr>
          <w:rFonts w:hint="eastAsia"/>
          <w:color w:val="7F7F7F" w:themeColor="text1" w:themeTint="80"/>
          <w:sz w:val="18"/>
          <w:szCs w:val="18"/>
        </w:rPr>
        <w:t>。修订过程中得到了周媛老师的专业指导，特此感谢！</w:t>
      </w:r>
    </w:p>
  </w:footnote>
  <w:footnote w:id="2">
    <w:p w14:paraId="29B72E22" w14:textId="66BC0D88" w:rsidR="002D388D" w:rsidRDefault="002D388D" w:rsidP="008E0B56">
      <w:pPr>
        <w:pStyle w:val="af0"/>
        <w:rPr>
          <w:rFonts w:hint="eastAsia"/>
        </w:rPr>
      </w:pPr>
      <w:r>
        <w:rPr>
          <w:rStyle w:val="af2"/>
        </w:rPr>
        <w:footnoteRef/>
      </w:r>
      <w:r>
        <w:rPr>
          <w:color w:val="FF0000"/>
        </w:rPr>
        <w:t xml:space="preserve"> </w:t>
      </w:r>
      <w:r w:rsidRPr="00CC757E">
        <w:rPr>
          <w:rFonts w:hint="eastAsia"/>
          <w:color w:val="FF0000"/>
        </w:rPr>
        <w:t>*</w:t>
      </w:r>
      <w:r w:rsidRPr="002B70C1">
        <w:rPr>
          <w:color w:val="7F7F7F" w:themeColor="text1" w:themeTint="80"/>
        </w:rPr>
        <w:t>代表该字段在预注册</w:t>
      </w:r>
      <w:r>
        <w:rPr>
          <w:rFonts w:hint="eastAsia"/>
          <w:color w:val="7F7F7F" w:themeColor="text1" w:themeTint="80"/>
        </w:rPr>
        <w:t>通过</w:t>
      </w:r>
      <w:r w:rsidRPr="002B70C1">
        <w:rPr>
          <w:color w:val="7F7F7F" w:themeColor="text1" w:themeTint="80"/>
        </w:rPr>
        <w:t>后会立刻公开</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5A376" w14:textId="652ACD5F" w:rsidR="002D388D" w:rsidRDefault="002D388D">
    <w:pPr>
      <w:pStyle w:val="a9"/>
      <w:rPr>
        <w:rFonts w:hint="eastAsia"/>
      </w:rPr>
    </w:pPr>
  </w:p>
  <w:p w14:paraId="5172787C" w14:textId="78E0E787" w:rsidR="002D388D" w:rsidRPr="006F7C96" w:rsidRDefault="002D388D" w:rsidP="006F7C96">
    <w:pPr>
      <w:pStyle w:val="a9"/>
      <w:rPr>
        <w:rFonts w:hint="eastAsia"/>
      </w:rPr>
    </w:pPr>
    <w:r>
      <w:rPr>
        <w:rFonts w:hint="eastAsia"/>
      </w:rPr>
      <w:t>心理学量化研究预注册模板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F6A26"/>
    <w:multiLevelType w:val="hybridMultilevel"/>
    <w:tmpl w:val="BA78FBA0"/>
    <w:lvl w:ilvl="0" w:tplc="0130F9AA">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387A5D4C"/>
    <w:multiLevelType w:val="multilevel"/>
    <w:tmpl w:val="D6F05D8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3D385221"/>
    <w:multiLevelType w:val="hybridMultilevel"/>
    <w:tmpl w:val="1C263890"/>
    <w:lvl w:ilvl="0" w:tplc="0130F9AA">
      <w:start w:val="1"/>
      <w:numFmt w:val="lowerLetter"/>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69763E4"/>
    <w:multiLevelType w:val="hybridMultilevel"/>
    <w:tmpl w:val="757CA24C"/>
    <w:lvl w:ilvl="0" w:tplc="DB5026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8E34D94"/>
    <w:multiLevelType w:val="hybridMultilevel"/>
    <w:tmpl w:val="66227BF6"/>
    <w:lvl w:ilvl="0" w:tplc="E84E85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B9B2363"/>
    <w:multiLevelType w:val="hybridMultilevel"/>
    <w:tmpl w:val="367CC560"/>
    <w:lvl w:ilvl="0" w:tplc="54C216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EBF53F0"/>
    <w:multiLevelType w:val="multilevel"/>
    <w:tmpl w:val="A8900FDC"/>
    <w:lvl w:ilvl="0">
      <w:start w:val="1"/>
      <w:numFmt w:val="decimal"/>
      <w:lvlText w:val="%1"/>
      <w:lvlJc w:val="left"/>
      <w:pPr>
        <w:ind w:left="370" w:hanging="370"/>
      </w:pPr>
      <w:rPr>
        <w:rFonts w:hint="default"/>
      </w:rPr>
    </w:lvl>
    <w:lvl w:ilvl="1">
      <w:start w:val="1"/>
      <w:numFmt w:val="decimal"/>
      <w:lvlText w:val="%1.%2"/>
      <w:lvlJc w:val="left"/>
      <w:pPr>
        <w:ind w:left="730" w:hanging="37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76740917"/>
    <w:multiLevelType w:val="hybridMultilevel"/>
    <w:tmpl w:val="7AB634AA"/>
    <w:lvl w:ilvl="0" w:tplc="263654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718212846">
    <w:abstractNumId w:val="1"/>
  </w:num>
  <w:num w:numId="2" w16cid:durableId="979457266">
    <w:abstractNumId w:val="4"/>
  </w:num>
  <w:num w:numId="3" w16cid:durableId="1878808525">
    <w:abstractNumId w:val="7"/>
  </w:num>
  <w:num w:numId="4" w16cid:durableId="1190530683">
    <w:abstractNumId w:val="3"/>
  </w:num>
  <w:num w:numId="5" w16cid:durableId="1556119397">
    <w:abstractNumId w:val="5"/>
  </w:num>
  <w:num w:numId="6" w16cid:durableId="1484466174">
    <w:abstractNumId w:val="2"/>
  </w:num>
  <w:num w:numId="7" w16cid:durableId="12271214">
    <w:abstractNumId w:val="0"/>
  </w:num>
  <w:num w:numId="8" w16cid:durableId="193955947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uan-Peng Hu">
    <w15:presenceInfo w15:providerId="Windows Live" w15:userId="b3f3f6a417be6905"/>
  </w15:person>
  <w15:person w15:author="Jiaqi Wu">
    <w15:presenceInfo w15:providerId="Windows Live" w15:userId="ae9a91094a7efc7a"/>
  </w15:person>
  <w15:person w15:author="Hu Chuan-Peng">
    <w15:presenceInfo w15:providerId="Windows Live" w15:userId="b3f3f6a417be69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E99"/>
    <w:rsid w:val="00001F90"/>
    <w:rsid w:val="00014B5B"/>
    <w:rsid w:val="00023B34"/>
    <w:rsid w:val="00027110"/>
    <w:rsid w:val="000272DD"/>
    <w:rsid w:val="00032078"/>
    <w:rsid w:val="000328CD"/>
    <w:rsid w:val="00036686"/>
    <w:rsid w:val="00040925"/>
    <w:rsid w:val="0005258A"/>
    <w:rsid w:val="00055103"/>
    <w:rsid w:val="00062231"/>
    <w:rsid w:val="00067354"/>
    <w:rsid w:val="00085E65"/>
    <w:rsid w:val="00087312"/>
    <w:rsid w:val="000878A9"/>
    <w:rsid w:val="00090CB5"/>
    <w:rsid w:val="0009185E"/>
    <w:rsid w:val="000932DA"/>
    <w:rsid w:val="000A5625"/>
    <w:rsid w:val="000A71A1"/>
    <w:rsid w:val="000B3DBE"/>
    <w:rsid w:val="000B4786"/>
    <w:rsid w:val="000C3121"/>
    <w:rsid w:val="000D41B0"/>
    <w:rsid w:val="000D48A0"/>
    <w:rsid w:val="000F22A7"/>
    <w:rsid w:val="000F4F07"/>
    <w:rsid w:val="000F6743"/>
    <w:rsid w:val="000F7186"/>
    <w:rsid w:val="000F790D"/>
    <w:rsid w:val="00105BF3"/>
    <w:rsid w:val="0010697D"/>
    <w:rsid w:val="00107798"/>
    <w:rsid w:val="00110D9E"/>
    <w:rsid w:val="001120B6"/>
    <w:rsid w:val="00114D74"/>
    <w:rsid w:val="00123CF3"/>
    <w:rsid w:val="0012537A"/>
    <w:rsid w:val="00125CC8"/>
    <w:rsid w:val="001263E0"/>
    <w:rsid w:val="001269D8"/>
    <w:rsid w:val="001445BF"/>
    <w:rsid w:val="00147253"/>
    <w:rsid w:val="00151ACA"/>
    <w:rsid w:val="00164C6C"/>
    <w:rsid w:val="00165A9F"/>
    <w:rsid w:val="00171B8C"/>
    <w:rsid w:val="00176DAE"/>
    <w:rsid w:val="00192B9F"/>
    <w:rsid w:val="00197841"/>
    <w:rsid w:val="001A0ABA"/>
    <w:rsid w:val="001A0EE7"/>
    <w:rsid w:val="001A1AD9"/>
    <w:rsid w:val="001A3A83"/>
    <w:rsid w:val="001A4078"/>
    <w:rsid w:val="001B291A"/>
    <w:rsid w:val="001B55EA"/>
    <w:rsid w:val="001C37E3"/>
    <w:rsid w:val="001C4027"/>
    <w:rsid w:val="001C528A"/>
    <w:rsid w:val="001E32AE"/>
    <w:rsid w:val="001F5F66"/>
    <w:rsid w:val="002073A9"/>
    <w:rsid w:val="00217406"/>
    <w:rsid w:val="00223C38"/>
    <w:rsid w:val="00225FC8"/>
    <w:rsid w:val="002351F1"/>
    <w:rsid w:val="002379BF"/>
    <w:rsid w:val="00240306"/>
    <w:rsid w:val="00246C4B"/>
    <w:rsid w:val="00252F45"/>
    <w:rsid w:val="0025319C"/>
    <w:rsid w:val="002548E5"/>
    <w:rsid w:val="0025500A"/>
    <w:rsid w:val="00265BF5"/>
    <w:rsid w:val="0027073B"/>
    <w:rsid w:val="00271734"/>
    <w:rsid w:val="002727C9"/>
    <w:rsid w:val="00273529"/>
    <w:rsid w:val="00276E28"/>
    <w:rsid w:val="00293E88"/>
    <w:rsid w:val="002A2895"/>
    <w:rsid w:val="002A5E25"/>
    <w:rsid w:val="002A63A9"/>
    <w:rsid w:val="002B2CF5"/>
    <w:rsid w:val="002B70BC"/>
    <w:rsid w:val="002C49CE"/>
    <w:rsid w:val="002D290E"/>
    <w:rsid w:val="002D388D"/>
    <w:rsid w:val="002D6736"/>
    <w:rsid w:val="002E25E4"/>
    <w:rsid w:val="002E33FC"/>
    <w:rsid w:val="002E771F"/>
    <w:rsid w:val="00303486"/>
    <w:rsid w:val="00306F13"/>
    <w:rsid w:val="00325328"/>
    <w:rsid w:val="003347F3"/>
    <w:rsid w:val="0034294C"/>
    <w:rsid w:val="00344B6A"/>
    <w:rsid w:val="00344D53"/>
    <w:rsid w:val="003461AB"/>
    <w:rsid w:val="003525BC"/>
    <w:rsid w:val="00357449"/>
    <w:rsid w:val="00363301"/>
    <w:rsid w:val="003641E0"/>
    <w:rsid w:val="003734BA"/>
    <w:rsid w:val="00381942"/>
    <w:rsid w:val="0038720A"/>
    <w:rsid w:val="003910D4"/>
    <w:rsid w:val="003A3F39"/>
    <w:rsid w:val="003A4534"/>
    <w:rsid w:val="003B040A"/>
    <w:rsid w:val="003B2AD2"/>
    <w:rsid w:val="003C3FD4"/>
    <w:rsid w:val="003C6B09"/>
    <w:rsid w:val="003D1548"/>
    <w:rsid w:val="003D6662"/>
    <w:rsid w:val="003F2653"/>
    <w:rsid w:val="003F6A59"/>
    <w:rsid w:val="00402799"/>
    <w:rsid w:val="00406C7A"/>
    <w:rsid w:val="00410965"/>
    <w:rsid w:val="00415CA0"/>
    <w:rsid w:val="00421C46"/>
    <w:rsid w:val="00422A7A"/>
    <w:rsid w:val="0043473B"/>
    <w:rsid w:val="00442D29"/>
    <w:rsid w:val="00450BA7"/>
    <w:rsid w:val="0045288A"/>
    <w:rsid w:val="0045685A"/>
    <w:rsid w:val="00456E95"/>
    <w:rsid w:val="00460DEE"/>
    <w:rsid w:val="004624E3"/>
    <w:rsid w:val="00463553"/>
    <w:rsid w:val="00463FC4"/>
    <w:rsid w:val="004725BF"/>
    <w:rsid w:val="00476040"/>
    <w:rsid w:val="00477514"/>
    <w:rsid w:val="00480D35"/>
    <w:rsid w:val="00487F51"/>
    <w:rsid w:val="00494899"/>
    <w:rsid w:val="004958E7"/>
    <w:rsid w:val="004A2BBB"/>
    <w:rsid w:val="004A5072"/>
    <w:rsid w:val="004B42DE"/>
    <w:rsid w:val="004C44D9"/>
    <w:rsid w:val="004C58D7"/>
    <w:rsid w:val="004D36D1"/>
    <w:rsid w:val="004E611E"/>
    <w:rsid w:val="004E667E"/>
    <w:rsid w:val="004F5967"/>
    <w:rsid w:val="005069BF"/>
    <w:rsid w:val="005109CF"/>
    <w:rsid w:val="005143F4"/>
    <w:rsid w:val="00514DA8"/>
    <w:rsid w:val="00525C3B"/>
    <w:rsid w:val="00543CFF"/>
    <w:rsid w:val="00546BF6"/>
    <w:rsid w:val="00554A6D"/>
    <w:rsid w:val="00573DEE"/>
    <w:rsid w:val="00587A8B"/>
    <w:rsid w:val="00596C55"/>
    <w:rsid w:val="005A5533"/>
    <w:rsid w:val="005A7174"/>
    <w:rsid w:val="005B71E6"/>
    <w:rsid w:val="005C4A45"/>
    <w:rsid w:val="005E5E52"/>
    <w:rsid w:val="005F42DF"/>
    <w:rsid w:val="00604AA8"/>
    <w:rsid w:val="00605C93"/>
    <w:rsid w:val="006176D9"/>
    <w:rsid w:val="00624CE7"/>
    <w:rsid w:val="00630653"/>
    <w:rsid w:val="00641127"/>
    <w:rsid w:val="00652FB1"/>
    <w:rsid w:val="0065710B"/>
    <w:rsid w:val="0066533E"/>
    <w:rsid w:val="00666795"/>
    <w:rsid w:val="00670F63"/>
    <w:rsid w:val="0067169A"/>
    <w:rsid w:val="0067323A"/>
    <w:rsid w:val="0067326C"/>
    <w:rsid w:val="00673657"/>
    <w:rsid w:val="006741F8"/>
    <w:rsid w:val="0068062A"/>
    <w:rsid w:val="006921A2"/>
    <w:rsid w:val="00692642"/>
    <w:rsid w:val="006932EF"/>
    <w:rsid w:val="006A7264"/>
    <w:rsid w:val="006B2E2A"/>
    <w:rsid w:val="006B7F5E"/>
    <w:rsid w:val="006D07EE"/>
    <w:rsid w:val="006E2EDE"/>
    <w:rsid w:val="006E5126"/>
    <w:rsid w:val="006F72D1"/>
    <w:rsid w:val="006F7C96"/>
    <w:rsid w:val="00701866"/>
    <w:rsid w:val="00705D32"/>
    <w:rsid w:val="00710564"/>
    <w:rsid w:val="00711EDE"/>
    <w:rsid w:val="00712462"/>
    <w:rsid w:val="007132A0"/>
    <w:rsid w:val="00726B71"/>
    <w:rsid w:val="00726E98"/>
    <w:rsid w:val="007343AC"/>
    <w:rsid w:val="00742D23"/>
    <w:rsid w:val="0074464D"/>
    <w:rsid w:val="007473EB"/>
    <w:rsid w:val="0075596F"/>
    <w:rsid w:val="007604CF"/>
    <w:rsid w:val="007606A5"/>
    <w:rsid w:val="00761C2A"/>
    <w:rsid w:val="00771530"/>
    <w:rsid w:val="007810BC"/>
    <w:rsid w:val="00782131"/>
    <w:rsid w:val="00784F85"/>
    <w:rsid w:val="00787770"/>
    <w:rsid w:val="007A6A54"/>
    <w:rsid w:val="007A6B23"/>
    <w:rsid w:val="007B0841"/>
    <w:rsid w:val="007B39F5"/>
    <w:rsid w:val="007B55C6"/>
    <w:rsid w:val="007B7054"/>
    <w:rsid w:val="007C00BA"/>
    <w:rsid w:val="007C7587"/>
    <w:rsid w:val="007E1AFF"/>
    <w:rsid w:val="007F61F0"/>
    <w:rsid w:val="00802FEF"/>
    <w:rsid w:val="00811671"/>
    <w:rsid w:val="00812C79"/>
    <w:rsid w:val="00817EED"/>
    <w:rsid w:val="0082231B"/>
    <w:rsid w:val="008226AF"/>
    <w:rsid w:val="008334EB"/>
    <w:rsid w:val="00835B71"/>
    <w:rsid w:val="00836232"/>
    <w:rsid w:val="008364AE"/>
    <w:rsid w:val="008435B9"/>
    <w:rsid w:val="00846265"/>
    <w:rsid w:val="00847F2D"/>
    <w:rsid w:val="008500D9"/>
    <w:rsid w:val="00855FA8"/>
    <w:rsid w:val="00860987"/>
    <w:rsid w:val="008672B9"/>
    <w:rsid w:val="0087512F"/>
    <w:rsid w:val="00875660"/>
    <w:rsid w:val="0087786B"/>
    <w:rsid w:val="00881005"/>
    <w:rsid w:val="0088135E"/>
    <w:rsid w:val="00883FA3"/>
    <w:rsid w:val="00884B04"/>
    <w:rsid w:val="00894C62"/>
    <w:rsid w:val="008A0324"/>
    <w:rsid w:val="008A06C9"/>
    <w:rsid w:val="008A0E96"/>
    <w:rsid w:val="008A3811"/>
    <w:rsid w:val="008A6706"/>
    <w:rsid w:val="008B4530"/>
    <w:rsid w:val="008B4B6A"/>
    <w:rsid w:val="008B607C"/>
    <w:rsid w:val="008C081E"/>
    <w:rsid w:val="008C132A"/>
    <w:rsid w:val="008C616C"/>
    <w:rsid w:val="008D3520"/>
    <w:rsid w:val="008E0B56"/>
    <w:rsid w:val="008E0B5B"/>
    <w:rsid w:val="008E2578"/>
    <w:rsid w:val="008E3205"/>
    <w:rsid w:val="008E7897"/>
    <w:rsid w:val="0091451D"/>
    <w:rsid w:val="009150B3"/>
    <w:rsid w:val="00920491"/>
    <w:rsid w:val="00923F4E"/>
    <w:rsid w:val="009309CE"/>
    <w:rsid w:val="00931993"/>
    <w:rsid w:val="00940BB5"/>
    <w:rsid w:val="00946D6E"/>
    <w:rsid w:val="00962949"/>
    <w:rsid w:val="00966DD5"/>
    <w:rsid w:val="00975C3F"/>
    <w:rsid w:val="009A38DE"/>
    <w:rsid w:val="009B0422"/>
    <w:rsid w:val="009B2828"/>
    <w:rsid w:val="009B54B1"/>
    <w:rsid w:val="009C167D"/>
    <w:rsid w:val="009C1C65"/>
    <w:rsid w:val="009C48CC"/>
    <w:rsid w:val="009C6B37"/>
    <w:rsid w:val="009D2D93"/>
    <w:rsid w:val="00A144A8"/>
    <w:rsid w:val="00A155B3"/>
    <w:rsid w:val="00A276D5"/>
    <w:rsid w:val="00A31895"/>
    <w:rsid w:val="00A3283D"/>
    <w:rsid w:val="00A35B48"/>
    <w:rsid w:val="00A5376D"/>
    <w:rsid w:val="00A5532A"/>
    <w:rsid w:val="00A71097"/>
    <w:rsid w:val="00A83DE1"/>
    <w:rsid w:val="00A9153C"/>
    <w:rsid w:val="00A95030"/>
    <w:rsid w:val="00AA7598"/>
    <w:rsid w:val="00AB0DCC"/>
    <w:rsid w:val="00AB2F22"/>
    <w:rsid w:val="00AC1932"/>
    <w:rsid w:val="00AD0587"/>
    <w:rsid w:val="00AE2915"/>
    <w:rsid w:val="00AF40D5"/>
    <w:rsid w:val="00B02380"/>
    <w:rsid w:val="00B1057F"/>
    <w:rsid w:val="00B13258"/>
    <w:rsid w:val="00B14C44"/>
    <w:rsid w:val="00B15FA9"/>
    <w:rsid w:val="00B16C7B"/>
    <w:rsid w:val="00B173F3"/>
    <w:rsid w:val="00B2424B"/>
    <w:rsid w:val="00B30851"/>
    <w:rsid w:val="00B33A85"/>
    <w:rsid w:val="00B34F6B"/>
    <w:rsid w:val="00B469B1"/>
    <w:rsid w:val="00B4725A"/>
    <w:rsid w:val="00B573F6"/>
    <w:rsid w:val="00B658B8"/>
    <w:rsid w:val="00B6715E"/>
    <w:rsid w:val="00B73648"/>
    <w:rsid w:val="00B73813"/>
    <w:rsid w:val="00B766B0"/>
    <w:rsid w:val="00B85D93"/>
    <w:rsid w:val="00BA04A2"/>
    <w:rsid w:val="00BA09BB"/>
    <w:rsid w:val="00BA20B7"/>
    <w:rsid w:val="00BA22F8"/>
    <w:rsid w:val="00BA4849"/>
    <w:rsid w:val="00BA4BFD"/>
    <w:rsid w:val="00BA6654"/>
    <w:rsid w:val="00BB1FC3"/>
    <w:rsid w:val="00BB3683"/>
    <w:rsid w:val="00BC0F1B"/>
    <w:rsid w:val="00BC4DEE"/>
    <w:rsid w:val="00BC6E15"/>
    <w:rsid w:val="00BD2B1B"/>
    <w:rsid w:val="00BD3F5D"/>
    <w:rsid w:val="00BE09B5"/>
    <w:rsid w:val="00BE35CC"/>
    <w:rsid w:val="00BE6EE0"/>
    <w:rsid w:val="00BF336A"/>
    <w:rsid w:val="00BF5399"/>
    <w:rsid w:val="00C10FD4"/>
    <w:rsid w:val="00C14271"/>
    <w:rsid w:val="00C21DDA"/>
    <w:rsid w:val="00C23B62"/>
    <w:rsid w:val="00C34D96"/>
    <w:rsid w:val="00C36AAD"/>
    <w:rsid w:val="00C412AD"/>
    <w:rsid w:val="00C41E7C"/>
    <w:rsid w:val="00C437C5"/>
    <w:rsid w:val="00C57E2D"/>
    <w:rsid w:val="00C76FE3"/>
    <w:rsid w:val="00C82055"/>
    <w:rsid w:val="00C934AF"/>
    <w:rsid w:val="00C94493"/>
    <w:rsid w:val="00CA7087"/>
    <w:rsid w:val="00CB609C"/>
    <w:rsid w:val="00CB69E1"/>
    <w:rsid w:val="00CC507B"/>
    <w:rsid w:val="00CC6E18"/>
    <w:rsid w:val="00CC757E"/>
    <w:rsid w:val="00CD5CB4"/>
    <w:rsid w:val="00CE65A1"/>
    <w:rsid w:val="00CF3E99"/>
    <w:rsid w:val="00CF7D77"/>
    <w:rsid w:val="00D11651"/>
    <w:rsid w:val="00D14E00"/>
    <w:rsid w:val="00D233F4"/>
    <w:rsid w:val="00D30D98"/>
    <w:rsid w:val="00D32FB5"/>
    <w:rsid w:val="00D370BF"/>
    <w:rsid w:val="00D40B1B"/>
    <w:rsid w:val="00D43347"/>
    <w:rsid w:val="00D4720F"/>
    <w:rsid w:val="00D5657A"/>
    <w:rsid w:val="00D727DA"/>
    <w:rsid w:val="00D84974"/>
    <w:rsid w:val="00D904C7"/>
    <w:rsid w:val="00D92070"/>
    <w:rsid w:val="00D93018"/>
    <w:rsid w:val="00D94A73"/>
    <w:rsid w:val="00D976E4"/>
    <w:rsid w:val="00DA3DB8"/>
    <w:rsid w:val="00DA429C"/>
    <w:rsid w:val="00DA7121"/>
    <w:rsid w:val="00DB0513"/>
    <w:rsid w:val="00DB1BC6"/>
    <w:rsid w:val="00DB61AF"/>
    <w:rsid w:val="00DC1E98"/>
    <w:rsid w:val="00DC632C"/>
    <w:rsid w:val="00DE12D8"/>
    <w:rsid w:val="00DE3874"/>
    <w:rsid w:val="00DE5A47"/>
    <w:rsid w:val="00DF3028"/>
    <w:rsid w:val="00E04324"/>
    <w:rsid w:val="00E15564"/>
    <w:rsid w:val="00E202D2"/>
    <w:rsid w:val="00E25A8F"/>
    <w:rsid w:val="00E33D10"/>
    <w:rsid w:val="00E45F9E"/>
    <w:rsid w:val="00E47297"/>
    <w:rsid w:val="00E52DC6"/>
    <w:rsid w:val="00E5369E"/>
    <w:rsid w:val="00E557C4"/>
    <w:rsid w:val="00E6063E"/>
    <w:rsid w:val="00E717CC"/>
    <w:rsid w:val="00E82C78"/>
    <w:rsid w:val="00E936F5"/>
    <w:rsid w:val="00E969FE"/>
    <w:rsid w:val="00EB4F9F"/>
    <w:rsid w:val="00EC02CE"/>
    <w:rsid w:val="00EC031E"/>
    <w:rsid w:val="00EC5DFE"/>
    <w:rsid w:val="00ED14B1"/>
    <w:rsid w:val="00ED1EC9"/>
    <w:rsid w:val="00EE0FF8"/>
    <w:rsid w:val="00EE3D35"/>
    <w:rsid w:val="00EF05AF"/>
    <w:rsid w:val="00EF66F3"/>
    <w:rsid w:val="00F0140C"/>
    <w:rsid w:val="00F12627"/>
    <w:rsid w:val="00F15DFD"/>
    <w:rsid w:val="00F23D27"/>
    <w:rsid w:val="00F2736F"/>
    <w:rsid w:val="00F325EF"/>
    <w:rsid w:val="00F34A85"/>
    <w:rsid w:val="00F40133"/>
    <w:rsid w:val="00F41982"/>
    <w:rsid w:val="00F53E77"/>
    <w:rsid w:val="00F64DBD"/>
    <w:rsid w:val="00F655D6"/>
    <w:rsid w:val="00F71D36"/>
    <w:rsid w:val="00F76150"/>
    <w:rsid w:val="00F7727A"/>
    <w:rsid w:val="00F8775D"/>
    <w:rsid w:val="00F94591"/>
    <w:rsid w:val="00FA0AB1"/>
    <w:rsid w:val="00FA120C"/>
    <w:rsid w:val="00FB027A"/>
    <w:rsid w:val="00FC7AAD"/>
    <w:rsid w:val="00FD32B4"/>
    <w:rsid w:val="00FD7F79"/>
    <w:rsid w:val="00FE6CF4"/>
    <w:rsid w:val="00FE7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035F5B"/>
  <w15:docId w15:val="{03035F26-2D84-774D-9ED9-3B7A45001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A726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E7D0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CC507B"/>
    <w:pPr>
      <w:ind w:firstLineChars="200" w:firstLine="420"/>
    </w:pPr>
  </w:style>
  <w:style w:type="character" w:customStyle="1" w:styleId="20">
    <w:name w:val="标题 2 字符"/>
    <w:basedOn w:val="a0"/>
    <w:link w:val="2"/>
    <w:uiPriority w:val="9"/>
    <w:rsid w:val="00FE7D0C"/>
    <w:rPr>
      <w:rFonts w:asciiTheme="majorHAnsi" w:eastAsiaTheme="majorEastAsia" w:hAnsiTheme="majorHAnsi" w:cstheme="majorBidi"/>
      <w:b/>
      <w:bCs/>
      <w:sz w:val="32"/>
      <w:szCs w:val="32"/>
    </w:rPr>
  </w:style>
  <w:style w:type="character" w:styleId="a5">
    <w:name w:val="Strong"/>
    <w:basedOn w:val="a0"/>
    <w:uiPriority w:val="22"/>
    <w:qFormat/>
    <w:rsid w:val="00FE7D0C"/>
    <w:rPr>
      <w:b/>
      <w:bCs/>
    </w:rPr>
  </w:style>
  <w:style w:type="paragraph" w:customStyle="1" w:styleId="a6">
    <w:name w:val="描述"/>
    <w:basedOn w:val="a3"/>
    <w:link w:val="a7"/>
    <w:qFormat/>
    <w:rsid w:val="00A5532A"/>
    <w:pPr>
      <w:spacing w:line="360" w:lineRule="auto"/>
      <w:ind w:left="360" w:firstLineChars="0" w:firstLine="0"/>
      <w:jc w:val="left"/>
    </w:pPr>
    <w:rPr>
      <w:i/>
      <w:color w:val="808080" w:themeColor="background1" w:themeShade="80"/>
    </w:rPr>
  </w:style>
  <w:style w:type="character" w:styleId="a8">
    <w:name w:val="Hyperlink"/>
    <w:basedOn w:val="a0"/>
    <w:uiPriority w:val="99"/>
    <w:unhideWhenUsed/>
    <w:rsid w:val="00D233F4"/>
    <w:rPr>
      <w:color w:val="0563C1" w:themeColor="hyperlink"/>
      <w:u w:val="single"/>
    </w:rPr>
  </w:style>
  <w:style w:type="character" w:customStyle="1" w:styleId="a4">
    <w:name w:val="列表段落 字符"/>
    <w:basedOn w:val="a0"/>
    <w:link w:val="a3"/>
    <w:uiPriority w:val="34"/>
    <w:rsid w:val="00FE7D0C"/>
  </w:style>
  <w:style w:type="character" w:customStyle="1" w:styleId="a7">
    <w:name w:val="描述 字符"/>
    <w:basedOn w:val="a4"/>
    <w:link w:val="a6"/>
    <w:rsid w:val="00A5532A"/>
    <w:rPr>
      <w:i/>
      <w:color w:val="808080" w:themeColor="background1" w:themeShade="80"/>
    </w:rPr>
  </w:style>
  <w:style w:type="character" w:customStyle="1" w:styleId="11">
    <w:name w:val="未处理的提及1"/>
    <w:basedOn w:val="a0"/>
    <w:uiPriority w:val="99"/>
    <w:semiHidden/>
    <w:unhideWhenUsed/>
    <w:rsid w:val="00D233F4"/>
    <w:rPr>
      <w:color w:val="605E5C"/>
      <w:shd w:val="clear" w:color="auto" w:fill="E1DFDD"/>
    </w:rPr>
  </w:style>
  <w:style w:type="paragraph" w:styleId="a9">
    <w:name w:val="header"/>
    <w:basedOn w:val="a"/>
    <w:link w:val="aa"/>
    <w:uiPriority w:val="99"/>
    <w:unhideWhenUsed/>
    <w:rsid w:val="003D6662"/>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3D6662"/>
    <w:rPr>
      <w:sz w:val="18"/>
      <w:szCs w:val="18"/>
    </w:rPr>
  </w:style>
  <w:style w:type="paragraph" w:styleId="ab">
    <w:name w:val="footer"/>
    <w:basedOn w:val="a"/>
    <w:link w:val="ac"/>
    <w:uiPriority w:val="99"/>
    <w:unhideWhenUsed/>
    <w:rsid w:val="003D6662"/>
    <w:pPr>
      <w:tabs>
        <w:tab w:val="center" w:pos="4153"/>
        <w:tab w:val="right" w:pos="8306"/>
      </w:tabs>
      <w:snapToGrid w:val="0"/>
      <w:jc w:val="left"/>
    </w:pPr>
    <w:rPr>
      <w:sz w:val="18"/>
      <w:szCs w:val="18"/>
    </w:rPr>
  </w:style>
  <w:style w:type="character" w:customStyle="1" w:styleId="ac">
    <w:name w:val="页脚 字符"/>
    <w:basedOn w:val="a0"/>
    <w:link w:val="ab"/>
    <w:uiPriority w:val="99"/>
    <w:rsid w:val="003D6662"/>
    <w:rPr>
      <w:sz w:val="18"/>
      <w:szCs w:val="18"/>
    </w:rPr>
  </w:style>
  <w:style w:type="paragraph" w:styleId="ad">
    <w:name w:val="endnote text"/>
    <w:basedOn w:val="a"/>
    <w:link w:val="ae"/>
    <w:uiPriority w:val="99"/>
    <w:semiHidden/>
    <w:unhideWhenUsed/>
    <w:rsid w:val="00CC757E"/>
    <w:pPr>
      <w:snapToGrid w:val="0"/>
      <w:jc w:val="left"/>
    </w:pPr>
  </w:style>
  <w:style w:type="character" w:customStyle="1" w:styleId="ae">
    <w:name w:val="尾注文本 字符"/>
    <w:basedOn w:val="a0"/>
    <w:link w:val="ad"/>
    <w:uiPriority w:val="99"/>
    <w:semiHidden/>
    <w:rsid w:val="00CC757E"/>
  </w:style>
  <w:style w:type="character" w:styleId="af">
    <w:name w:val="endnote reference"/>
    <w:basedOn w:val="a0"/>
    <w:uiPriority w:val="99"/>
    <w:semiHidden/>
    <w:unhideWhenUsed/>
    <w:rsid w:val="00CC757E"/>
    <w:rPr>
      <w:vertAlign w:val="superscript"/>
    </w:rPr>
  </w:style>
  <w:style w:type="paragraph" w:styleId="af0">
    <w:name w:val="footnote text"/>
    <w:basedOn w:val="a"/>
    <w:link w:val="af1"/>
    <w:uiPriority w:val="99"/>
    <w:semiHidden/>
    <w:unhideWhenUsed/>
    <w:rsid w:val="00CC757E"/>
    <w:pPr>
      <w:snapToGrid w:val="0"/>
      <w:jc w:val="left"/>
    </w:pPr>
    <w:rPr>
      <w:sz w:val="18"/>
      <w:szCs w:val="18"/>
    </w:rPr>
  </w:style>
  <w:style w:type="character" w:customStyle="1" w:styleId="af1">
    <w:name w:val="脚注文本 字符"/>
    <w:basedOn w:val="a0"/>
    <w:link w:val="af0"/>
    <w:uiPriority w:val="99"/>
    <w:semiHidden/>
    <w:rsid w:val="00CC757E"/>
    <w:rPr>
      <w:sz w:val="18"/>
      <w:szCs w:val="18"/>
    </w:rPr>
  </w:style>
  <w:style w:type="character" w:styleId="af2">
    <w:name w:val="footnote reference"/>
    <w:basedOn w:val="a0"/>
    <w:uiPriority w:val="99"/>
    <w:semiHidden/>
    <w:unhideWhenUsed/>
    <w:rsid w:val="00CC757E"/>
    <w:rPr>
      <w:vertAlign w:val="superscript"/>
    </w:rPr>
  </w:style>
  <w:style w:type="paragraph" w:styleId="af3">
    <w:name w:val="Title"/>
    <w:basedOn w:val="a"/>
    <w:next w:val="a"/>
    <w:link w:val="af4"/>
    <w:uiPriority w:val="10"/>
    <w:qFormat/>
    <w:rsid w:val="005069BF"/>
    <w:pPr>
      <w:spacing w:before="240" w:after="60"/>
      <w:jc w:val="center"/>
      <w:outlineLvl w:val="0"/>
    </w:pPr>
    <w:rPr>
      <w:rFonts w:asciiTheme="majorHAnsi" w:eastAsiaTheme="majorEastAsia" w:hAnsiTheme="majorHAnsi" w:cstheme="majorBidi"/>
      <w:b/>
      <w:bCs/>
      <w:sz w:val="32"/>
      <w:szCs w:val="32"/>
    </w:rPr>
  </w:style>
  <w:style w:type="character" w:customStyle="1" w:styleId="af4">
    <w:name w:val="标题 字符"/>
    <w:basedOn w:val="a0"/>
    <w:link w:val="af3"/>
    <w:uiPriority w:val="10"/>
    <w:rsid w:val="005069BF"/>
    <w:rPr>
      <w:rFonts w:asciiTheme="majorHAnsi" w:eastAsiaTheme="majorEastAsia" w:hAnsiTheme="majorHAnsi" w:cstheme="majorBidi"/>
      <w:b/>
      <w:bCs/>
      <w:sz w:val="32"/>
      <w:szCs w:val="32"/>
    </w:rPr>
  </w:style>
  <w:style w:type="paragraph" w:styleId="af5">
    <w:name w:val="Revision"/>
    <w:hidden/>
    <w:uiPriority w:val="99"/>
    <w:semiHidden/>
    <w:rsid w:val="008E0B56"/>
  </w:style>
  <w:style w:type="paragraph" w:styleId="af6">
    <w:name w:val="Balloon Text"/>
    <w:basedOn w:val="a"/>
    <w:link w:val="af7"/>
    <w:uiPriority w:val="99"/>
    <w:semiHidden/>
    <w:unhideWhenUsed/>
    <w:rsid w:val="000878A9"/>
    <w:rPr>
      <w:rFonts w:ascii="Lucida Grande" w:hAnsi="Lucida Grande" w:cs="Lucida Grande"/>
      <w:sz w:val="18"/>
      <w:szCs w:val="18"/>
    </w:rPr>
  </w:style>
  <w:style w:type="character" w:customStyle="1" w:styleId="af7">
    <w:name w:val="批注框文本 字符"/>
    <w:basedOn w:val="a0"/>
    <w:link w:val="af6"/>
    <w:uiPriority w:val="99"/>
    <w:semiHidden/>
    <w:rsid w:val="000878A9"/>
    <w:rPr>
      <w:rFonts w:ascii="Lucida Grande" w:hAnsi="Lucida Grande" w:cs="Lucida Grande"/>
      <w:sz w:val="18"/>
      <w:szCs w:val="18"/>
    </w:rPr>
  </w:style>
  <w:style w:type="character" w:styleId="af8">
    <w:name w:val="annotation reference"/>
    <w:basedOn w:val="a0"/>
    <w:uiPriority w:val="99"/>
    <w:semiHidden/>
    <w:unhideWhenUsed/>
    <w:rsid w:val="000878A9"/>
    <w:rPr>
      <w:sz w:val="21"/>
      <w:szCs w:val="21"/>
    </w:rPr>
  </w:style>
  <w:style w:type="paragraph" w:styleId="af9">
    <w:name w:val="annotation text"/>
    <w:basedOn w:val="a"/>
    <w:link w:val="afa"/>
    <w:uiPriority w:val="99"/>
    <w:semiHidden/>
    <w:unhideWhenUsed/>
    <w:rsid w:val="000878A9"/>
    <w:pPr>
      <w:jc w:val="left"/>
    </w:pPr>
  </w:style>
  <w:style w:type="character" w:customStyle="1" w:styleId="afa">
    <w:name w:val="批注文字 字符"/>
    <w:basedOn w:val="a0"/>
    <w:link w:val="af9"/>
    <w:uiPriority w:val="99"/>
    <w:semiHidden/>
    <w:rsid w:val="000878A9"/>
  </w:style>
  <w:style w:type="paragraph" w:styleId="afb">
    <w:name w:val="annotation subject"/>
    <w:basedOn w:val="af9"/>
    <w:next w:val="af9"/>
    <w:link w:val="afc"/>
    <w:uiPriority w:val="99"/>
    <w:semiHidden/>
    <w:unhideWhenUsed/>
    <w:rsid w:val="000878A9"/>
    <w:rPr>
      <w:b/>
      <w:bCs/>
    </w:rPr>
  </w:style>
  <w:style w:type="character" w:customStyle="1" w:styleId="afc">
    <w:name w:val="批注主题 字符"/>
    <w:basedOn w:val="afa"/>
    <w:link w:val="afb"/>
    <w:uiPriority w:val="99"/>
    <w:semiHidden/>
    <w:rsid w:val="000878A9"/>
    <w:rPr>
      <w:b/>
      <w:bCs/>
    </w:rPr>
  </w:style>
  <w:style w:type="table" w:styleId="afd">
    <w:name w:val="Table Grid"/>
    <w:basedOn w:val="a1"/>
    <w:uiPriority w:val="39"/>
    <w:rsid w:val="00726E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6A7264"/>
    <w:rPr>
      <w:b/>
      <w:bCs/>
      <w:kern w:val="44"/>
      <w:sz w:val="44"/>
      <w:szCs w:val="44"/>
    </w:rPr>
  </w:style>
  <w:style w:type="character" w:styleId="afe">
    <w:name w:val="Unresolved Mention"/>
    <w:basedOn w:val="a0"/>
    <w:uiPriority w:val="99"/>
    <w:semiHidden/>
    <w:unhideWhenUsed/>
    <w:rsid w:val="006A7264"/>
    <w:rPr>
      <w:color w:val="605E5C"/>
      <w:shd w:val="clear" w:color="auto" w:fill="E1DFDD"/>
    </w:rPr>
  </w:style>
  <w:style w:type="paragraph" w:styleId="aff">
    <w:name w:val="caption"/>
    <w:basedOn w:val="a"/>
    <w:next w:val="a"/>
    <w:uiPriority w:val="35"/>
    <w:unhideWhenUsed/>
    <w:qFormat/>
    <w:rsid w:val="000C3121"/>
    <w:rPr>
      <w:rFonts w:asciiTheme="majorHAnsi" w:eastAsia="黑体" w:hAnsiTheme="majorHAnsi" w:cstheme="majorBidi"/>
      <w:sz w:val="20"/>
      <w:szCs w:val="20"/>
    </w:rPr>
  </w:style>
  <w:style w:type="paragraph" w:styleId="aff0">
    <w:name w:val="Bibliography"/>
    <w:basedOn w:val="a"/>
    <w:next w:val="a"/>
    <w:uiPriority w:val="37"/>
    <w:unhideWhenUsed/>
    <w:rsid w:val="00C82055"/>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300873935@qq.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309E15-55B7-DE47-AB56-206A64052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2818</TotalTime>
  <Pages>17</Pages>
  <Words>14937</Words>
  <Characters>21959</Characters>
  <Application>Microsoft Office Word</Application>
  <DocSecurity>0</DocSecurity>
  <Lines>627</Lines>
  <Paragraphs>434</Paragraphs>
  <ScaleCrop>false</ScaleCrop>
  <Company/>
  <LinksUpToDate>false</LinksUpToDate>
  <CharactersWithSpaces>36462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Cong Yiming</dc:creator>
  <cp:keywords/>
  <dc:description/>
  <cp:lastModifiedBy>Jiaqi Wu</cp:lastModifiedBy>
  <cp:revision>262</cp:revision>
  <dcterms:created xsi:type="dcterms:W3CDTF">2022-11-09T08:31:00Z</dcterms:created>
  <dcterms:modified xsi:type="dcterms:W3CDTF">2025-12-26T07:50:00Z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id="kDp1r5Mk"/&gt;&lt;style id="http://www.zotero.org/styles/apa" locale="zh-CN"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